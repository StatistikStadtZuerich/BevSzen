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C53CEB9" w14:textId="266CE133" w:rsidR="00B459F9" w:rsidRDefault="00B17E4E" w:rsidP="005D09C3">
      <w:pPr>
        <w:pStyle w:val="Titel"/>
      </w:pPr>
      <w:r w:rsidRPr="00B17E4E">
        <w:t>Be</w:t>
      </w:r>
      <w:r>
        <w:t xml:space="preserve">völkerungsszenarien </w:t>
      </w:r>
      <w:r w:rsidR="0062524E">
        <w:t>202</w:t>
      </w:r>
      <w:r w:rsidR="008120A3">
        <w:t>2</w:t>
      </w:r>
      <w:r>
        <w:t xml:space="preserve"> – 20</w:t>
      </w:r>
      <w:r w:rsidR="00CD1B29">
        <w:t>40</w:t>
      </w:r>
    </w:p>
    <w:p w14:paraId="5E08220A" w14:textId="703AAF37" w:rsidR="005D09C3" w:rsidRDefault="00B17E4E" w:rsidP="005D09C3">
      <w:pPr>
        <w:pStyle w:val="Untertitel"/>
        <w:sectPr w:rsidR="005D09C3" w:rsidSect="005D09C3">
          <w:headerReference w:type="default" r:id="rId11"/>
          <w:footerReference w:type="first" r:id="rId12"/>
          <w:type w:val="continuous"/>
          <w:pgSz w:w="11906" w:h="16838" w:code="9"/>
          <w:pgMar w:top="3969" w:right="567" w:bottom="567" w:left="1701" w:header="709" w:footer="709" w:gutter="0"/>
          <w:pgNumType w:start="2"/>
          <w:cols w:space="720"/>
          <w:titlePg/>
          <w:docGrid w:linePitch="360"/>
        </w:sectPr>
      </w:pPr>
      <w:r>
        <w:t>Dokumentation</w:t>
      </w:r>
    </w:p>
    <w:p w14:paraId="6B065C9B" w14:textId="1F6F566A" w:rsidR="00E048AF" w:rsidRPr="00DA1461" w:rsidRDefault="00E048AF" w:rsidP="00DA1461">
      <w:pPr>
        <w:pStyle w:val="Untertitel"/>
      </w:pPr>
    </w:p>
    <w:p w14:paraId="6B065C9C" w14:textId="77777777" w:rsidR="00E048AF" w:rsidRDefault="00E048AF" w:rsidP="00C33BEC">
      <w:pPr>
        <w:spacing w:line="240" w:lineRule="auto"/>
      </w:pPr>
    </w:p>
    <w:p w14:paraId="6B065C9D" w14:textId="77777777" w:rsidR="00E048AF" w:rsidRDefault="00E048AF" w:rsidP="00C33BEC">
      <w:pPr>
        <w:spacing w:line="240" w:lineRule="auto"/>
      </w:pPr>
    </w:p>
    <w:p w14:paraId="6B065C9E" w14:textId="77777777" w:rsidR="00E048AF" w:rsidRDefault="00E048AF" w:rsidP="00C33BEC">
      <w:pPr>
        <w:spacing w:line="240" w:lineRule="auto"/>
      </w:pPr>
    </w:p>
    <w:p w14:paraId="6B065C9F" w14:textId="77777777" w:rsidR="00E048AF" w:rsidRDefault="00E048AF" w:rsidP="00C33BEC">
      <w:pPr>
        <w:spacing w:line="240" w:lineRule="auto"/>
      </w:pPr>
    </w:p>
    <w:p w14:paraId="6B065CA0" w14:textId="77777777" w:rsidR="00E048AF" w:rsidRDefault="00E048AF" w:rsidP="00C33BEC">
      <w:pPr>
        <w:spacing w:line="240" w:lineRule="auto"/>
      </w:pPr>
    </w:p>
    <w:p w14:paraId="6B065CA1" w14:textId="77777777" w:rsidR="00553CC7" w:rsidRDefault="00553CC7" w:rsidP="00C33BEC">
      <w:pPr>
        <w:spacing w:line="240" w:lineRule="auto"/>
      </w:pPr>
    </w:p>
    <w:p w14:paraId="6B065CA2" w14:textId="77777777" w:rsidR="00553CC7" w:rsidRDefault="00553CC7" w:rsidP="00C33BEC">
      <w:pPr>
        <w:spacing w:line="240" w:lineRule="auto"/>
      </w:pPr>
    </w:p>
    <w:p w14:paraId="6B065CA3" w14:textId="77777777" w:rsidR="00553CC7" w:rsidRDefault="00553CC7" w:rsidP="00C33BEC">
      <w:pPr>
        <w:spacing w:line="240" w:lineRule="auto"/>
      </w:pPr>
    </w:p>
    <w:p w14:paraId="6B065CA4" w14:textId="77777777" w:rsidR="00553CC7" w:rsidRDefault="00553CC7" w:rsidP="00C33BEC">
      <w:pPr>
        <w:spacing w:line="240" w:lineRule="auto"/>
      </w:pPr>
    </w:p>
    <w:p w14:paraId="6B065CA5" w14:textId="77777777" w:rsidR="00553CC7" w:rsidRDefault="00553CC7" w:rsidP="00C33BEC">
      <w:pPr>
        <w:spacing w:line="240" w:lineRule="auto"/>
      </w:pPr>
    </w:p>
    <w:p w14:paraId="6B065CA6" w14:textId="77777777" w:rsidR="00553CC7" w:rsidRDefault="00553CC7" w:rsidP="00C33BEC">
      <w:pPr>
        <w:spacing w:line="240" w:lineRule="auto"/>
      </w:pPr>
    </w:p>
    <w:p w14:paraId="6B065CA7" w14:textId="77777777" w:rsidR="00553CC7" w:rsidRDefault="00553CC7" w:rsidP="00C33BEC">
      <w:pPr>
        <w:spacing w:line="240" w:lineRule="auto"/>
      </w:pPr>
    </w:p>
    <w:p w14:paraId="6B065CA8" w14:textId="77777777" w:rsidR="00553CC7" w:rsidRDefault="00553CC7" w:rsidP="00C33BEC">
      <w:pPr>
        <w:spacing w:line="240" w:lineRule="auto"/>
      </w:pPr>
    </w:p>
    <w:p w14:paraId="6B065CA9" w14:textId="77777777" w:rsidR="00553CC7" w:rsidRDefault="00553CC7" w:rsidP="00C33BEC">
      <w:pPr>
        <w:spacing w:line="240" w:lineRule="auto"/>
      </w:pPr>
    </w:p>
    <w:p w14:paraId="6B065CAA" w14:textId="77777777" w:rsidR="00553CC7" w:rsidRDefault="00553CC7" w:rsidP="00C33BEC">
      <w:pPr>
        <w:spacing w:line="240" w:lineRule="auto"/>
      </w:pPr>
    </w:p>
    <w:p w14:paraId="6B065CAB" w14:textId="77777777" w:rsidR="00553CC7" w:rsidRDefault="00553CC7" w:rsidP="00C33BEC">
      <w:pPr>
        <w:spacing w:line="240" w:lineRule="auto"/>
      </w:pPr>
    </w:p>
    <w:p w14:paraId="6B065CAC" w14:textId="77777777" w:rsidR="00553CC7" w:rsidRDefault="00553CC7" w:rsidP="00C33BEC">
      <w:pPr>
        <w:spacing w:line="240" w:lineRule="auto"/>
      </w:pPr>
    </w:p>
    <w:p w14:paraId="6B065CAD" w14:textId="77777777" w:rsidR="00553CC7" w:rsidRDefault="00553CC7" w:rsidP="00C33BEC">
      <w:pPr>
        <w:spacing w:line="240" w:lineRule="auto"/>
      </w:pPr>
    </w:p>
    <w:p w14:paraId="6B065CAE" w14:textId="77777777" w:rsidR="00553CC7" w:rsidRDefault="00553CC7" w:rsidP="00C33BEC">
      <w:pPr>
        <w:spacing w:line="240" w:lineRule="auto"/>
      </w:pPr>
    </w:p>
    <w:p w14:paraId="6B065CAF" w14:textId="77777777" w:rsidR="00553CC7" w:rsidRDefault="00553CC7" w:rsidP="00C33BEC">
      <w:pPr>
        <w:spacing w:line="240" w:lineRule="auto"/>
      </w:pPr>
    </w:p>
    <w:p w14:paraId="6B065CB0" w14:textId="77777777" w:rsidR="00553CC7" w:rsidRDefault="00553CC7" w:rsidP="00C33BEC">
      <w:pPr>
        <w:spacing w:line="240" w:lineRule="auto"/>
      </w:pPr>
    </w:p>
    <w:p w14:paraId="6B065CB1" w14:textId="77777777" w:rsidR="00553CC7" w:rsidRDefault="00553CC7" w:rsidP="00C33BEC">
      <w:pPr>
        <w:spacing w:line="240" w:lineRule="auto"/>
      </w:pPr>
    </w:p>
    <w:p w14:paraId="6B065CB2" w14:textId="77777777" w:rsidR="00E048AF" w:rsidRDefault="00E048AF" w:rsidP="00C33BEC">
      <w:pPr>
        <w:spacing w:line="240" w:lineRule="auto"/>
      </w:pPr>
    </w:p>
    <w:p w14:paraId="6B065CB3" w14:textId="77777777" w:rsidR="00E048AF" w:rsidRDefault="00E048AF" w:rsidP="00C33BEC">
      <w:pPr>
        <w:spacing w:line="240" w:lineRule="auto"/>
      </w:pPr>
    </w:p>
    <w:p w14:paraId="6B065CB4" w14:textId="77777777" w:rsidR="00E048AF" w:rsidRDefault="00E048AF" w:rsidP="00C33BEC">
      <w:pPr>
        <w:spacing w:line="240" w:lineRule="auto"/>
      </w:pPr>
    </w:p>
    <w:p w14:paraId="6B065CB5" w14:textId="77777777" w:rsidR="00E048AF" w:rsidRDefault="00E048AF" w:rsidP="00C33BEC">
      <w:pPr>
        <w:spacing w:line="240" w:lineRule="auto"/>
      </w:pPr>
    </w:p>
    <w:p w14:paraId="6B065CB6" w14:textId="77777777" w:rsidR="00E048AF" w:rsidRDefault="00E048AF" w:rsidP="00C33BEC">
      <w:pPr>
        <w:spacing w:line="240" w:lineRule="auto"/>
      </w:pPr>
    </w:p>
    <w:p w14:paraId="6B065CB7" w14:textId="77777777" w:rsidR="00E048AF" w:rsidRDefault="00E048AF" w:rsidP="00C33BEC">
      <w:pPr>
        <w:spacing w:line="240" w:lineRule="auto"/>
      </w:pPr>
    </w:p>
    <w:p w14:paraId="6B065CB8" w14:textId="77777777" w:rsidR="00E048AF" w:rsidRDefault="00E048AF" w:rsidP="00C33BEC">
      <w:pPr>
        <w:spacing w:line="240" w:lineRule="auto"/>
      </w:pPr>
    </w:p>
    <w:p w14:paraId="6B065CB9" w14:textId="77777777" w:rsidR="00553CC7" w:rsidRDefault="00553CC7" w:rsidP="00C33BEC">
      <w:pPr>
        <w:spacing w:line="240" w:lineRule="auto"/>
      </w:pPr>
    </w:p>
    <w:p w14:paraId="6B065CBA" w14:textId="77777777" w:rsidR="00E048AF" w:rsidRDefault="00E048AF" w:rsidP="00C33BEC">
      <w:pPr>
        <w:spacing w:line="240" w:lineRule="auto"/>
      </w:pPr>
    </w:p>
    <w:p w14:paraId="6B065CBB" w14:textId="77777777" w:rsidR="00E048AF" w:rsidRDefault="00E048AF" w:rsidP="00C33BEC">
      <w:pPr>
        <w:spacing w:line="240" w:lineRule="auto"/>
      </w:pPr>
    </w:p>
    <w:p w14:paraId="0E2D9339" w14:textId="77777777" w:rsidR="00546767" w:rsidRDefault="00546767" w:rsidP="00C33BEC">
      <w:pPr>
        <w:spacing w:line="240" w:lineRule="auto"/>
      </w:pPr>
    </w:p>
    <w:p w14:paraId="6B065CBF" w14:textId="25DFC35B" w:rsidR="00E048AF" w:rsidRDefault="00D02622" w:rsidP="00B459F9">
      <w:pPr>
        <w:pStyle w:val="VERFASSER"/>
      </w:pPr>
      <w:r>
        <w:t>Verfasser</w:t>
      </w:r>
    </w:p>
    <w:p w14:paraId="5ADF990C" w14:textId="0DE82B70" w:rsidR="008120A3" w:rsidRDefault="008120A3" w:rsidP="00B459F9">
      <w:pPr>
        <w:pStyle w:val="VERFASSERN"/>
      </w:pPr>
      <w:r>
        <w:t>Daniel Baumgartner</w:t>
      </w:r>
    </w:p>
    <w:p w14:paraId="6B065CC6" w14:textId="56C2A2FA" w:rsidR="00E048AF" w:rsidRDefault="00B17E4E" w:rsidP="00B459F9">
      <w:pPr>
        <w:pStyle w:val="VERFASSERN"/>
      </w:pPr>
      <w:r>
        <w:t>Klemens Rosin</w:t>
      </w:r>
    </w:p>
    <w:p w14:paraId="03F32E43" w14:textId="77777777" w:rsidR="008120A3" w:rsidRDefault="008120A3" w:rsidP="00B459F9">
      <w:pPr>
        <w:pStyle w:val="VERFASSERN"/>
      </w:pPr>
    </w:p>
    <w:p w14:paraId="7CC35DC7" w14:textId="77777777" w:rsidR="00B459F9" w:rsidRDefault="00B459F9" w:rsidP="00B459F9">
      <w:pPr>
        <w:pStyle w:val="VERFASSERN"/>
      </w:pPr>
    </w:p>
    <w:p w14:paraId="6DF18876" w14:textId="54414688" w:rsidR="00B459F9" w:rsidRDefault="00B459F9" w:rsidP="00B459F9">
      <w:pPr>
        <w:pStyle w:val="VERFASSERN"/>
      </w:pPr>
      <w:r>
        <w:t xml:space="preserve">Zürich, </w:t>
      </w:r>
      <w:r w:rsidR="008120A3">
        <w:t>13</w:t>
      </w:r>
      <w:r w:rsidR="0062524E">
        <w:t xml:space="preserve">. </w:t>
      </w:r>
      <w:r w:rsidR="008120A3">
        <w:t>Juli 2022</w:t>
      </w:r>
    </w:p>
    <w:p w14:paraId="0D8164C1" w14:textId="77777777" w:rsidR="00B459F9" w:rsidRDefault="00B459F9">
      <w:pPr>
        <w:spacing w:line="240" w:lineRule="auto"/>
        <w:ind w:left="0"/>
        <w:rPr>
          <w:sz w:val="17"/>
        </w:rPr>
      </w:pPr>
      <w:r>
        <w:rPr>
          <w:b/>
          <w:sz w:val="17"/>
        </w:rPr>
        <w:br w:type="page"/>
      </w:r>
    </w:p>
    <w:p w14:paraId="678A8008" w14:textId="7ECDFF66" w:rsidR="00962A98" w:rsidRDefault="0091033E" w:rsidP="00962A98">
      <w:pPr>
        <w:pStyle w:val="IMPRESUMBOLD"/>
      </w:pPr>
      <w:r>
        <w:lastRenderedPageBreak/>
        <w:t>Impressum</w:t>
      </w:r>
    </w:p>
    <w:p w14:paraId="475E9A28" w14:textId="71755037" w:rsidR="00962A98" w:rsidRDefault="00962A98" w:rsidP="00962A98">
      <w:pPr>
        <w:pStyle w:val="IMPRESUMBOLD"/>
      </w:pPr>
    </w:p>
    <w:p w14:paraId="134CD5EA" w14:textId="77777777" w:rsidR="00962A98" w:rsidRPr="00CA5CEE" w:rsidRDefault="00962A98" w:rsidP="00962A98">
      <w:pPr>
        <w:pStyle w:val="IMPRESUM"/>
        <w:rPr>
          <w:b/>
        </w:rPr>
      </w:pPr>
      <w:r w:rsidRPr="00CA5CEE">
        <w:rPr>
          <w:b/>
        </w:rPr>
        <w:t>Herausgeberin</w:t>
      </w:r>
    </w:p>
    <w:p w14:paraId="05B71C45" w14:textId="77777777" w:rsidR="00962A98" w:rsidRDefault="00962A98" w:rsidP="00962A98">
      <w:pPr>
        <w:pStyle w:val="IMPRESUM"/>
      </w:pPr>
      <w:r>
        <w:t>Stadt Zürich</w:t>
      </w:r>
    </w:p>
    <w:p w14:paraId="05759A2C" w14:textId="63070321" w:rsidR="00546767" w:rsidRDefault="00546767" w:rsidP="00962A98">
      <w:pPr>
        <w:pStyle w:val="IMPRESUM"/>
      </w:pPr>
      <w:r>
        <w:t>Statistik Stadt Zürich</w:t>
      </w:r>
    </w:p>
    <w:p w14:paraId="51F3EFD0" w14:textId="77777777" w:rsidR="00546767" w:rsidRDefault="00546767" w:rsidP="00962A98">
      <w:pPr>
        <w:pStyle w:val="IMPRESUM"/>
      </w:pPr>
      <w:r>
        <w:t>Napfgasse 6, Postfach</w:t>
      </w:r>
    </w:p>
    <w:p w14:paraId="72CDFA44" w14:textId="1643E298" w:rsidR="00546767" w:rsidRDefault="00546767" w:rsidP="00962A98">
      <w:pPr>
        <w:pStyle w:val="IMPRESUM"/>
      </w:pPr>
      <w:r>
        <w:t>8022 Zürich</w:t>
      </w:r>
    </w:p>
    <w:p w14:paraId="70FCA6AE" w14:textId="7BD3F9B9" w:rsidR="00962A98" w:rsidRDefault="00962A98" w:rsidP="00962A98">
      <w:pPr>
        <w:pStyle w:val="IMPRESUM"/>
      </w:pPr>
    </w:p>
    <w:p w14:paraId="79207D3D" w14:textId="77777777" w:rsidR="00546767" w:rsidRDefault="00546767" w:rsidP="00546767">
      <w:pPr>
        <w:pStyle w:val="IMPRESUM"/>
      </w:pPr>
      <w:r>
        <w:t>Telefon 044 412 08 00</w:t>
      </w:r>
    </w:p>
    <w:p w14:paraId="698AE96C" w14:textId="77777777" w:rsidR="00546767" w:rsidRDefault="00546767" w:rsidP="00546767">
      <w:pPr>
        <w:pStyle w:val="IMPRESUM"/>
      </w:pPr>
      <w:r>
        <w:t>www.stadt-zuerich.ch/statistik</w:t>
      </w:r>
    </w:p>
    <w:p w14:paraId="6B065CDE" w14:textId="0F3F1B1D" w:rsidR="009C0C61" w:rsidRDefault="009C0C61" w:rsidP="004E4B84">
      <w:pPr>
        <w:pStyle w:val="IMPRESUM"/>
      </w:pPr>
    </w:p>
    <w:p w14:paraId="6B065CDF" w14:textId="77777777" w:rsidR="009C0C61" w:rsidRDefault="009C0C61" w:rsidP="00B60AB0">
      <w:pPr>
        <w:pStyle w:val="TITEL0"/>
        <w:sectPr w:rsidR="009C0C61" w:rsidSect="00B459F9">
          <w:headerReference w:type="default" r:id="rId13"/>
          <w:footerReference w:type="first" r:id="rId14"/>
          <w:type w:val="continuous"/>
          <w:pgSz w:w="11906" w:h="16838" w:code="9"/>
          <w:pgMar w:top="3969" w:right="567" w:bottom="567" w:left="1701" w:header="567" w:footer="567" w:gutter="0"/>
          <w:pgNumType w:start="1"/>
          <w:cols w:space="720"/>
          <w:titlePg/>
          <w:docGrid w:linePitch="360"/>
        </w:sectPr>
      </w:pPr>
    </w:p>
    <w:p w14:paraId="6B065CE0" w14:textId="77777777" w:rsidR="00502E2B" w:rsidRPr="00B00405" w:rsidRDefault="001C23AF" w:rsidP="00667634">
      <w:pPr>
        <w:pStyle w:val="Inhalt"/>
      </w:pPr>
      <w:r w:rsidRPr="00B00405">
        <w:lastRenderedPageBreak/>
        <w:fldChar w:fldCharType="begin">
          <w:ffData>
            <w:name w:val="Text1"/>
            <w:enabled/>
            <w:calcOnExit w:val="0"/>
            <w:textInput/>
          </w:ffData>
        </w:fldChar>
      </w:r>
      <w:r w:rsidR="00502E2B" w:rsidRPr="00B00405">
        <w:instrText xml:space="preserve"> FORMTEXT </w:instrText>
      </w:r>
      <w:r w:rsidRPr="00B00405">
        <w:fldChar w:fldCharType="separate"/>
      </w:r>
      <w:r w:rsidR="00822D91" w:rsidRPr="00B00405">
        <w:t>Inhalt</w:t>
      </w:r>
      <w:r w:rsidRPr="00B00405">
        <w:fldChar w:fldCharType="end"/>
      </w:r>
    </w:p>
    <w:p w14:paraId="35AF72E3" w14:textId="11CF96EB" w:rsidR="00846FD8" w:rsidRDefault="00DF2A24">
      <w:pPr>
        <w:pStyle w:val="Verzeichnis1"/>
        <w:rPr>
          <w:rFonts w:asciiTheme="minorHAnsi" w:eastAsiaTheme="minorEastAsia" w:hAnsiTheme="minorHAnsi" w:cstheme="minorBidi"/>
          <w:noProof/>
          <w:lang w:eastAsia="de-CH"/>
        </w:rPr>
      </w:pPr>
      <w:r>
        <w:fldChar w:fldCharType="begin"/>
      </w:r>
      <w:r>
        <w:instrText xml:space="preserve"> TOC \o "1-2" \h \z \u </w:instrText>
      </w:r>
      <w:r>
        <w:fldChar w:fldCharType="separate"/>
      </w:r>
      <w:hyperlink w:anchor="_Toc100062452" w:history="1">
        <w:r w:rsidR="00846FD8" w:rsidRPr="00E57AF7">
          <w:rPr>
            <w:rStyle w:val="Hyperlink"/>
            <w:noProof/>
          </w:rPr>
          <w:t>1</w:t>
        </w:r>
        <w:r w:rsidR="00846FD8">
          <w:rPr>
            <w:rFonts w:asciiTheme="minorHAnsi" w:eastAsiaTheme="minorEastAsia" w:hAnsiTheme="minorHAnsi" w:cstheme="minorBidi"/>
            <w:noProof/>
            <w:lang w:eastAsia="de-CH"/>
          </w:rPr>
          <w:tab/>
        </w:r>
        <w:r w:rsidR="00846FD8" w:rsidRPr="00E57AF7">
          <w:rPr>
            <w:rStyle w:val="Hyperlink"/>
            <w:noProof/>
          </w:rPr>
          <w:t>Einleitung</w:t>
        </w:r>
        <w:r w:rsidR="00846FD8">
          <w:rPr>
            <w:noProof/>
            <w:webHidden/>
          </w:rPr>
          <w:tab/>
        </w:r>
        <w:r w:rsidR="00846FD8">
          <w:rPr>
            <w:noProof/>
            <w:webHidden/>
          </w:rPr>
          <w:fldChar w:fldCharType="begin"/>
        </w:r>
        <w:r w:rsidR="00846FD8">
          <w:rPr>
            <w:noProof/>
            <w:webHidden/>
          </w:rPr>
          <w:instrText xml:space="preserve"> PAGEREF _Toc100062452 \h </w:instrText>
        </w:r>
        <w:r w:rsidR="00846FD8">
          <w:rPr>
            <w:noProof/>
            <w:webHidden/>
          </w:rPr>
        </w:r>
        <w:r w:rsidR="00846FD8">
          <w:rPr>
            <w:noProof/>
            <w:webHidden/>
          </w:rPr>
          <w:fldChar w:fldCharType="separate"/>
        </w:r>
        <w:r w:rsidR="00846FD8">
          <w:rPr>
            <w:noProof/>
            <w:webHidden/>
          </w:rPr>
          <w:t>4</w:t>
        </w:r>
        <w:r w:rsidR="00846FD8">
          <w:rPr>
            <w:noProof/>
            <w:webHidden/>
          </w:rPr>
          <w:fldChar w:fldCharType="end"/>
        </w:r>
      </w:hyperlink>
    </w:p>
    <w:p w14:paraId="26D73A98" w14:textId="7602C172" w:rsidR="00846FD8" w:rsidRDefault="007C247D">
      <w:pPr>
        <w:pStyle w:val="Verzeichnis1"/>
        <w:rPr>
          <w:rFonts w:asciiTheme="minorHAnsi" w:eastAsiaTheme="minorEastAsia" w:hAnsiTheme="minorHAnsi" w:cstheme="minorBidi"/>
          <w:noProof/>
          <w:lang w:eastAsia="de-CH"/>
        </w:rPr>
      </w:pPr>
      <w:hyperlink w:anchor="_Toc100062453" w:history="1">
        <w:r w:rsidR="00846FD8" w:rsidRPr="00E57AF7">
          <w:rPr>
            <w:rStyle w:val="Hyperlink"/>
            <w:noProof/>
            <w:lang w:val="en-US"/>
          </w:rPr>
          <w:t>2</w:t>
        </w:r>
        <w:r w:rsidR="00846FD8">
          <w:rPr>
            <w:rFonts w:asciiTheme="minorHAnsi" w:eastAsiaTheme="minorEastAsia" w:hAnsiTheme="minorHAnsi" w:cstheme="minorBidi"/>
            <w:noProof/>
            <w:lang w:eastAsia="de-CH"/>
          </w:rPr>
          <w:tab/>
        </w:r>
        <w:r w:rsidR="00846FD8" w:rsidRPr="00E57AF7">
          <w:rPr>
            <w:rStyle w:val="Hyperlink"/>
            <w:noProof/>
            <w:lang w:val="en-US"/>
          </w:rPr>
          <w:t>Modellstruktur</w:t>
        </w:r>
        <w:r w:rsidR="00846FD8">
          <w:rPr>
            <w:noProof/>
            <w:webHidden/>
          </w:rPr>
          <w:tab/>
        </w:r>
        <w:r w:rsidR="00846FD8">
          <w:rPr>
            <w:noProof/>
            <w:webHidden/>
          </w:rPr>
          <w:fldChar w:fldCharType="begin"/>
        </w:r>
        <w:r w:rsidR="00846FD8">
          <w:rPr>
            <w:noProof/>
            <w:webHidden/>
          </w:rPr>
          <w:instrText xml:space="preserve"> PAGEREF _Toc100062453 \h </w:instrText>
        </w:r>
        <w:r w:rsidR="00846FD8">
          <w:rPr>
            <w:noProof/>
            <w:webHidden/>
          </w:rPr>
        </w:r>
        <w:r w:rsidR="00846FD8">
          <w:rPr>
            <w:noProof/>
            <w:webHidden/>
          </w:rPr>
          <w:fldChar w:fldCharType="separate"/>
        </w:r>
        <w:r w:rsidR="00846FD8">
          <w:rPr>
            <w:noProof/>
            <w:webHidden/>
          </w:rPr>
          <w:t>4</w:t>
        </w:r>
        <w:r w:rsidR="00846FD8">
          <w:rPr>
            <w:noProof/>
            <w:webHidden/>
          </w:rPr>
          <w:fldChar w:fldCharType="end"/>
        </w:r>
      </w:hyperlink>
    </w:p>
    <w:p w14:paraId="29EFA1AD" w14:textId="45003AEE" w:rsidR="00846FD8" w:rsidRDefault="007C247D">
      <w:pPr>
        <w:pStyle w:val="Verzeichnis1"/>
        <w:rPr>
          <w:rFonts w:asciiTheme="minorHAnsi" w:eastAsiaTheme="minorEastAsia" w:hAnsiTheme="minorHAnsi" w:cstheme="minorBidi"/>
          <w:noProof/>
          <w:lang w:eastAsia="de-CH"/>
        </w:rPr>
      </w:pPr>
      <w:hyperlink w:anchor="_Toc100062454" w:history="1">
        <w:r w:rsidR="00846FD8" w:rsidRPr="00E57AF7">
          <w:rPr>
            <w:rStyle w:val="Hyperlink"/>
            <w:noProof/>
          </w:rPr>
          <w:t>3</w:t>
        </w:r>
        <w:r w:rsidR="00846FD8">
          <w:rPr>
            <w:rFonts w:asciiTheme="minorHAnsi" w:eastAsiaTheme="minorEastAsia" w:hAnsiTheme="minorHAnsi" w:cstheme="minorBidi"/>
            <w:noProof/>
            <w:lang w:eastAsia="de-CH"/>
          </w:rPr>
          <w:tab/>
        </w:r>
        <w:r w:rsidR="00846FD8" w:rsidRPr="00E57AF7">
          <w:rPr>
            <w:rStyle w:val="Hyperlink"/>
            <w:noProof/>
          </w:rPr>
          <w:t>Prozesse</w:t>
        </w:r>
        <w:r w:rsidR="00846FD8">
          <w:rPr>
            <w:noProof/>
            <w:webHidden/>
          </w:rPr>
          <w:tab/>
        </w:r>
        <w:r w:rsidR="00846FD8">
          <w:rPr>
            <w:noProof/>
            <w:webHidden/>
          </w:rPr>
          <w:fldChar w:fldCharType="begin"/>
        </w:r>
        <w:r w:rsidR="00846FD8">
          <w:rPr>
            <w:noProof/>
            <w:webHidden/>
          </w:rPr>
          <w:instrText xml:space="preserve"> PAGEREF _Toc100062454 \h </w:instrText>
        </w:r>
        <w:r w:rsidR="00846FD8">
          <w:rPr>
            <w:noProof/>
            <w:webHidden/>
          </w:rPr>
        </w:r>
        <w:r w:rsidR="00846FD8">
          <w:rPr>
            <w:noProof/>
            <w:webHidden/>
          </w:rPr>
          <w:fldChar w:fldCharType="separate"/>
        </w:r>
        <w:r w:rsidR="00846FD8">
          <w:rPr>
            <w:noProof/>
            <w:webHidden/>
          </w:rPr>
          <w:t>7</w:t>
        </w:r>
        <w:r w:rsidR="00846FD8">
          <w:rPr>
            <w:noProof/>
            <w:webHidden/>
          </w:rPr>
          <w:fldChar w:fldCharType="end"/>
        </w:r>
      </w:hyperlink>
    </w:p>
    <w:p w14:paraId="691A361F" w14:textId="6B5C8BE7" w:rsidR="00846FD8" w:rsidRDefault="007C247D">
      <w:pPr>
        <w:pStyle w:val="Verzeichnis2"/>
        <w:rPr>
          <w:rFonts w:asciiTheme="minorHAnsi" w:eastAsiaTheme="minorEastAsia" w:hAnsiTheme="minorHAnsi" w:cstheme="minorBidi"/>
          <w:noProof/>
          <w:lang w:eastAsia="de-CH"/>
        </w:rPr>
      </w:pPr>
      <w:hyperlink w:anchor="_Toc100062455" w:history="1">
        <w:r w:rsidR="00846FD8" w:rsidRPr="00E57AF7">
          <w:rPr>
            <w:rStyle w:val="Hyperlink"/>
            <w:noProof/>
          </w:rPr>
          <w:t>3.1</w:t>
        </w:r>
        <w:r w:rsidR="00846FD8">
          <w:rPr>
            <w:rFonts w:asciiTheme="minorHAnsi" w:eastAsiaTheme="minorEastAsia" w:hAnsiTheme="minorHAnsi" w:cstheme="minorBidi"/>
            <w:noProof/>
            <w:lang w:eastAsia="de-CH"/>
          </w:rPr>
          <w:tab/>
        </w:r>
        <w:r w:rsidR="00846FD8" w:rsidRPr="00E57AF7">
          <w:rPr>
            <w:rStyle w:val="Hyperlink"/>
            <w:noProof/>
          </w:rPr>
          <w:t>Geburt</w:t>
        </w:r>
        <w:r w:rsidR="00846FD8">
          <w:rPr>
            <w:noProof/>
            <w:webHidden/>
          </w:rPr>
          <w:tab/>
        </w:r>
        <w:r w:rsidR="00846FD8">
          <w:rPr>
            <w:noProof/>
            <w:webHidden/>
          </w:rPr>
          <w:fldChar w:fldCharType="begin"/>
        </w:r>
        <w:r w:rsidR="00846FD8">
          <w:rPr>
            <w:noProof/>
            <w:webHidden/>
          </w:rPr>
          <w:instrText xml:space="preserve"> PAGEREF _Toc100062455 \h </w:instrText>
        </w:r>
        <w:r w:rsidR="00846FD8">
          <w:rPr>
            <w:noProof/>
            <w:webHidden/>
          </w:rPr>
        </w:r>
        <w:r w:rsidR="00846FD8">
          <w:rPr>
            <w:noProof/>
            <w:webHidden/>
          </w:rPr>
          <w:fldChar w:fldCharType="separate"/>
        </w:r>
        <w:r w:rsidR="00846FD8">
          <w:rPr>
            <w:noProof/>
            <w:webHidden/>
          </w:rPr>
          <w:t>7</w:t>
        </w:r>
        <w:r w:rsidR="00846FD8">
          <w:rPr>
            <w:noProof/>
            <w:webHidden/>
          </w:rPr>
          <w:fldChar w:fldCharType="end"/>
        </w:r>
      </w:hyperlink>
    </w:p>
    <w:p w14:paraId="2D9B4005" w14:textId="6BD7262F" w:rsidR="00846FD8" w:rsidRDefault="007C247D">
      <w:pPr>
        <w:pStyle w:val="Verzeichnis2"/>
        <w:rPr>
          <w:rFonts w:asciiTheme="minorHAnsi" w:eastAsiaTheme="minorEastAsia" w:hAnsiTheme="minorHAnsi" w:cstheme="minorBidi"/>
          <w:noProof/>
          <w:lang w:eastAsia="de-CH"/>
        </w:rPr>
      </w:pPr>
      <w:hyperlink w:anchor="_Toc100062456" w:history="1">
        <w:r w:rsidR="00846FD8" w:rsidRPr="00E57AF7">
          <w:rPr>
            <w:rStyle w:val="Hyperlink"/>
            <w:noProof/>
          </w:rPr>
          <w:t>3.2</w:t>
        </w:r>
        <w:r w:rsidR="00846FD8">
          <w:rPr>
            <w:rFonts w:asciiTheme="minorHAnsi" w:eastAsiaTheme="minorEastAsia" w:hAnsiTheme="minorHAnsi" w:cstheme="minorBidi"/>
            <w:noProof/>
            <w:lang w:eastAsia="de-CH"/>
          </w:rPr>
          <w:tab/>
        </w:r>
        <w:r w:rsidR="00846FD8" w:rsidRPr="00E57AF7">
          <w:rPr>
            <w:rStyle w:val="Hyperlink"/>
            <w:noProof/>
          </w:rPr>
          <w:t>Todesfall</w:t>
        </w:r>
        <w:r w:rsidR="00846FD8">
          <w:rPr>
            <w:noProof/>
            <w:webHidden/>
          </w:rPr>
          <w:tab/>
        </w:r>
        <w:r w:rsidR="00846FD8">
          <w:rPr>
            <w:noProof/>
            <w:webHidden/>
          </w:rPr>
          <w:fldChar w:fldCharType="begin"/>
        </w:r>
        <w:r w:rsidR="00846FD8">
          <w:rPr>
            <w:noProof/>
            <w:webHidden/>
          </w:rPr>
          <w:instrText xml:space="preserve"> PAGEREF _Toc100062456 \h </w:instrText>
        </w:r>
        <w:r w:rsidR="00846FD8">
          <w:rPr>
            <w:noProof/>
            <w:webHidden/>
          </w:rPr>
        </w:r>
        <w:r w:rsidR="00846FD8">
          <w:rPr>
            <w:noProof/>
            <w:webHidden/>
          </w:rPr>
          <w:fldChar w:fldCharType="separate"/>
        </w:r>
        <w:r w:rsidR="00846FD8">
          <w:rPr>
            <w:noProof/>
            <w:webHidden/>
          </w:rPr>
          <w:t>12</w:t>
        </w:r>
        <w:r w:rsidR="00846FD8">
          <w:rPr>
            <w:noProof/>
            <w:webHidden/>
          </w:rPr>
          <w:fldChar w:fldCharType="end"/>
        </w:r>
      </w:hyperlink>
    </w:p>
    <w:p w14:paraId="37F3C3DA" w14:textId="204B18BA" w:rsidR="00846FD8" w:rsidRDefault="007C247D">
      <w:pPr>
        <w:pStyle w:val="Verzeichnis2"/>
        <w:rPr>
          <w:rFonts w:asciiTheme="minorHAnsi" w:eastAsiaTheme="minorEastAsia" w:hAnsiTheme="minorHAnsi" w:cstheme="minorBidi"/>
          <w:noProof/>
          <w:lang w:eastAsia="de-CH"/>
        </w:rPr>
      </w:pPr>
      <w:hyperlink w:anchor="_Toc100062457" w:history="1">
        <w:r w:rsidR="00846FD8" w:rsidRPr="00E57AF7">
          <w:rPr>
            <w:rStyle w:val="Hyperlink"/>
            <w:noProof/>
          </w:rPr>
          <w:t>3.3</w:t>
        </w:r>
        <w:r w:rsidR="00846FD8">
          <w:rPr>
            <w:rFonts w:asciiTheme="minorHAnsi" w:eastAsiaTheme="minorEastAsia" w:hAnsiTheme="minorHAnsi" w:cstheme="minorBidi"/>
            <w:noProof/>
            <w:lang w:eastAsia="de-CH"/>
          </w:rPr>
          <w:tab/>
        </w:r>
        <w:r w:rsidR="00846FD8" w:rsidRPr="00E57AF7">
          <w:rPr>
            <w:rStyle w:val="Hyperlink"/>
            <w:noProof/>
          </w:rPr>
          <w:t>Zuzug</w:t>
        </w:r>
        <w:r w:rsidR="00846FD8">
          <w:rPr>
            <w:noProof/>
            <w:webHidden/>
          </w:rPr>
          <w:tab/>
        </w:r>
        <w:r w:rsidR="00846FD8">
          <w:rPr>
            <w:noProof/>
            <w:webHidden/>
          </w:rPr>
          <w:fldChar w:fldCharType="begin"/>
        </w:r>
        <w:r w:rsidR="00846FD8">
          <w:rPr>
            <w:noProof/>
            <w:webHidden/>
          </w:rPr>
          <w:instrText xml:space="preserve"> PAGEREF _Toc100062457 \h </w:instrText>
        </w:r>
        <w:r w:rsidR="00846FD8">
          <w:rPr>
            <w:noProof/>
            <w:webHidden/>
          </w:rPr>
        </w:r>
        <w:r w:rsidR="00846FD8">
          <w:rPr>
            <w:noProof/>
            <w:webHidden/>
          </w:rPr>
          <w:fldChar w:fldCharType="separate"/>
        </w:r>
        <w:r w:rsidR="00846FD8">
          <w:rPr>
            <w:noProof/>
            <w:webHidden/>
          </w:rPr>
          <w:t>13</w:t>
        </w:r>
        <w:r w:rsidR="00846FD8">
          <w:rPr>
            <w:noProof/>
            <w:webHidden/>
          </w:rPr>
          <w:fldChar w:fldCharType="end"/>
        </w:r>
      </w:hyperlink>
    </w:p>
    <w:p w14:paraId="1DAD5957" w14:textId="1F9D6167" w:rsidR="00846FD8" w:rsidRDefault="007C247D">
      <w:pPr>
        <w:pStyle w:val="Verzeichnis2"/>
        <w:rPr>
          <w:rFonts w:asciiTheme="minorHAnsi" w:eastAsiaTheme="minorEastAsia" w:hAnsiTheme="minorHAnsi" w:cstheme="minorBidi"/>
          <w:noProof/>
          <w:lang w:eastAsia="de-CH"/>
        </w:rPr>
      </w:pPr>
      <w:hyperlink w:anchor="_Toc100062458" w:history="1">
        <w:r w:rsidR="00846FD8" w:rsidRPr="00E57AF7">
          <w:rPr>
            <w:rStyle w:val="Hyperlink"/>
            <w:noProof/>
          </w:rPr>
          <w:t>3.4</w:t>
        </w:r>
        <w:r w:rsidR="00846FD8">
          <w:rPr>
            <w:rFonts w:asciiTheme="minorHAnsi" w:eastAsiaTheme="minorEastAsia" w:hAnsiTheme="minorHAnsi" w:cstheme="minorBidi"/>
            <w:noProof/>
            <w:lang w:eastAsia="de-CH"/>
          </w:rPr>
          <w:tab/>
        </w:r>
        <w:r w:rsidR="00846FD8" w:rsidRPr="00E57AF7">
          <w:rPr>
            <w:rStyle w:val="Hyperlink"/>
            <w:noProof/>
          </w:rPr>
          <w:t>Wegzug</w:t>
        </w:r>
        <w:r w:rsidR="00846FD8">
          <w:rPr>
            <w:noProof/>
            <w:webHidden/>
          </w:rPr>
          <w:tab/>
        </w:r>
        <w:r w:rsidR="00846FD8">
          <w:rPr>
            <w:noProof/>
            <w:webHidden/>
          </w:rPr>
          <w:fldChar w:fldCharType="begin"/>
        </w:r>
        <w:r w:rsidR="00846FD8">
          <w:rPr>
            <w:noProof/>
            <w:webHidden/>
          </w:rPr>
          <w:instrText xml:space="preserve"> PAGEREF _Toc100062458 \h </w:instrText>
        </w:r>
        <w:r w:rsidR="00846FD8">
          <w:rPr>
            <w:noProof/>
            <w:webHidden/>
          </w:rPr>
        </w:r>
        <w:r w:rsidR="00846FD8">
          <w:rPr>
            <w:noProof/>
            <w:webHidden/>
          </w:rPr>
          <w:fldChar w:fldCharType="separate"/>
        </w:r>
        <w:r w:rsidR="00846FD8">
          <w:rPr>
            <w:noProof/>
            <w:webHidden/>
          </w:rPr>
          <w:t>17</w:t>
        </w:r>
        <w:r w:rsidR="00846FD8">
          <w:rPr>
            <w:noProof/>
            <w:webHidden/>
          </w:rPr>
          <w:fldChar w:fldCharType="end"/>
        </w:r>
      </w:hyperlink>
    </w:p>
    <w:p w14:paraId="1E491B99" w14:textId="7486C1AC" w:rsidR="00846FD8" w:rsidRDefault="007C247D">
      <w:pPr>
        <w:pStyle w:val="Verzeichnis2"/>
        <w:rPr>
          <w:rFonts w:asciiTheme="minorHAnsi" w:eastAsiaTheme="minorEastAsia" w:hAnsiTheme="minorHAnsi" w:cstheme="minorBidi"/>
          <w:noProof/>
          <w:lang w:eastAsia="de-CH"/>
        </w:rPr>
      </w:pPr>
      <w:hyperlink w:anchor="_Toc100062459" w:history="1">
        <w:r w:rsidR="00846FD8" w:rsidRPr="00E57AF7">
          <w:rPr>
            <w:rStyle w:val="Hyperlink"/>
            <w:noProof/>
          </w:rPr>
          <w:t>3.5</w:t>
        </w:r>
        <w:r w:rsidR="00846FD8">
          <w:rPr>
            <w:rFonts w:asciiTheme="minorHAnsi" w:eastAsiaTheme="minorEastAsia" w:hAnsiTheme="minorHAnsi" w:cstheme="minorBidi"/>
            <w:noProof/>
            <w:lang w:eastAsia="de-CH"/>
          </w:rPr>
          <w:tab/>
        </w:r>
        <w:r w:rsidR="00846FD8" w:rsidRPr="00E57AF7">
          <w:rPr>
            <w:rStyle w:val="Hyperlink"/>
            <w:noProof/>
          </w:rPr>
          <w:t>Umzug</w:t>
        </w:r>
        <w:r w:rsidR="00846FD8">
          <w:rPr>
            <w:noProof/>
            <w:webHidden/>
          </w:rPr>
          <w:tab/>
        </w:r>
        <w:r w:rsidR="00846FD8">
          <w:rPr>
            <w:noProof/>
            <w:webHidden/>
          </w:rPr>
          <w:fldChar w:fldCharType="begin"/>
        </w:r>
        <w:r w:rsidR="00846FD8">
          <w:rPr>
            <w:noProof/>
            <w:webHidden/>
          </w:rPr>
          <w:instrText xml:space="preserve"> PAGEREF _Toc100062459 \h </w:instrText>
        </w:r>
        <w:r w:rsidR="00846FD8">
          <w:rPr>
            <w:noProof/>
            <w:webHidden/>
          </w:rPr>
        </w:r>
        <w:r w:rsidR="00846FD8">
          <w:rPr>
            <w:noProof/>
            <w:webHidden/>
          </w:rPr>
          <w:fldChar w:fldCharType="separate"/>
        </w:r>
        <w:r w:rsidR="00846FD8">
          <w:rPr>
            <w:noProof/>
            <w:webHidden/>
          </w:rPr>
          <w:t>21</w:t>
        </w:r>
        <w:r w:rsidR="00846FD8">
          <w:rPr>
            <w:noProof/>
            <w:webHidden/>
          </w:rPr>
          <w:fldChar w:fldCharType="end"/>
        </w:r>
      </w:hyperlink>
    </w:p>
    <w:p w14:paraId="75B490E0" w14:textId="4D474A21" w:rsidR="00846FD8" w:rsidRDefault="007C247D">
      <w:pPr>
        <w:pStyle w:val="Verzeichnis2"/>
        <w:rPr>
          <w:rFonts w:asciiTheme="minorHAnsi" w:eastAsiaTheme="minorEastAsia" w:hAnsiTheme="minorHAnsi" w:cstheme="minorBidi"/>
          <w:noProof/>
          <w:lang w:eastAsia="de-CH"/>
        </w:rPr>
      </w:pPr>
      <w:hyperlink w:anchor="_Toc100062460" w:history="1">
        <w:r w:rsidR="00846FD8" w:rsidRPr="00E57AF7">
          <w:rPr>
            <w:rStyle w:val="Hyperlink"/>
            <w:noProof/>
          </w:rPr>
          <w:t>3.6</w:t>
        </w:r>
        <w:r w:rsidR="00846FD8">
          <w:rPr>
            <w:rFonts w:asciiTheme="minorHAnsi" w:eastAsiaTheme="minorEastAsia" w:hAnsiTheme="minorHAnsi" w:cstheme="minorBidi"/>
            <w:noProof/>
            <w:lang w:eastAsia="de-CH"/>
          </w:rPr>
          <w:tab/>
        </w:r>
        <w:r w:rsidR="00846FD8" w:rsidRPr="00E57AF7">
          <w:rPr>
            <w:rStyle w:val="Hyperlink"/>
            <w:noProof/>
          </w:rPr>
          <w:t>Einbürgerung</w:t>
        </w:r>
        <w:r w:rsidR="00846FD8">
          <w:rPr>
            <w:noProof/>
            <w:webHidden/>
          </w:rPr>
          <w:tab/>
        </w:r>
        <w:r w:rsidR="00846FD8">
          <w:rPr>
            <w:noProof/>
            <w:webHidden/>
          </w:rPr>
          <w:fldChar w:fldCharType="begin"/>
        </w:r>
        <w:r w:rsidR="00846FD8">
          <w:rPr>
            <w:noProof/>
            <w:webHidden/>
          </w:rPr>
          <w:instrText xml:space="preserve"> PAGEREF _Toc100062460 \h </w:instrText>
        </w:r>
        <w:r w:rsidR="00846FD8">
          <w:rPr>
            <w:noProof/>
            <w:webHidden/>
          </w:rPr>
        </w:r>
        <w:r w:rsidR="00846FD8">
          <w:rPr>
            <w:noProof/>
            <w:webHidden/>
          </w:rPr>
          <w:fldChar w:fldCharType="separate"/>
        </w:r>
        <w:r w:rsidR="00846FD8">
          <w:rPr>
            <w:noProof/>
            <w:webHidden/>
          </w:rPr>
          <w:t>24</w:t>
        </w:r>
        <w:r w:rsidR="00846FD8">
          <w:rPr>
            <w:noProof/>
            <w:webHidden/>
          </w:rPr>
          <w:fldChar w:fldCharType="end"/>
        </w:r>
      </w:hyperlink>
    </w:p>
    <w:p w14:paraId="2B26C87A" w14:textId="762A7D0B" w:rsidR="00846FD8" w:rsidRDefault="007C247D">
      <w:pPr>
        <w:pStyle w:val="Verzeichnis2"/>
        <w:rPr>
          <w:rFonts w:asciiTheme="minorHAnsi" w:eastAsiaTheme="minorEastAsia" w:hAnsiTheme="minorHAnsi" w:cstheme="minorBidi"/>
          <w:noProof/>
          <w:lang w:eastAsia="de-CH"/>
        </w:rPr>
      </w:pPr>
      <w:hyperlink w:anchor="_Toc100062461" w:history="1">
        <w:r w:rsidR="00846FD8" w:rsidRPr="00E57AF7">
          <w:rPr>
            <w:rStyle w:val="Hyperlink"/>
            <w:noProof/>
          </w:rPr>
          <w:t>3.7</w:t>
        </w:r>
        <w:r w:rsidR="00846FD8">
          <w:rPr>
            <w:rFonts w:asciiTheme="minorHAnsi" w:eastAsiaTheme="minorEastAsia" w:hAnsiTheme="minorHAnsi" w:cstheme="minorBidi"/>
            <w:noProof/>
            <w:lang w:eastAsia="de-CH"/>
          </w:rPr>
          <w:tab/>
        </w:r>
        <w:r w:rsidR="00846FD8" w:rsidRPr="00E57AF7">
          <w:rPr>
            <w:rStyle w:val="Hyperlink"/>
            <w:noProof/>
          </w:rPr>
          <w:t>Gebäudebestand und Bauprojekte</w:t>
        </w:r>
        <w:r w:rsidR="00846FD8">
          <w:rPr>
            <w:noProof/>
            <w:webHidden/>
          </w:rPr>
          <w:tab/>
        </w:r>
        <w:r w:rsidR="00846FD8">
          <w:rPr>
            <w:noProof/>
            <w:webHidden/>
          </w:rPr>
          <w:fldChar w:fldCharType="begin"/>
        </w:r>
        <w:r w:rsidR="00846FD8">
          <w:rPr>
            <w:noProof/>
            <w:webHidden/>
          </w:rPr>
          <w:instrText xml:space="preserve"> PAGEREF _Toc100062461 \h </w:instrText>
        </w:r>
        <w:r w:rsidR="00846FD8">
          <w:rPr>
            <w:noProof/>
            <w:webHidden/>
          </w:rPr>
        </w:r>
        <w:r w:rsidR="00846FD8">
          <w:rPr>
            <w:noProof/>
            <w:webHidden/>
          </w:rPr>
          <w:fldChar w:fldCharType="separate"/>
        </w:r>
        <w:r w:rsidR="00846FD8">
          <w:rPr>
            <w:noProof/>
            <w:webHidden/>
          </w:rPr>
          <w:t>27</w:t>
        </w:r>
        <w:r w:rsidR="00846FD8">
          <w:rPr>
            <w:noProof/>
            <w:webHidden/>
          </w:rPr>
          <w:fldChar w:fldCharType="end"/>
        </w:r>
      </w:hyperlink>
    </w:p>
    <w:p w14:paraId="09E5C7C4" w14:textId="42701CE8" w:rsidR="00846FD8" w:rsidRDefault="007C247D">
      <w:pPr>
        <w:pStyle w:val="Verzeichnis2"/>
        <w:rPr>
          <w:rFonts w:asciiTheme="minorHAnsi" w:eastAsiaTheme="minorEastAsia" w:hAnsiTheme="minorHAnsi" w:cstheme="minorBidi"/>
          <w:noProof/>
          <w:lang w:eastAsia="de-CH"/>
        </w:rPr>
      </w:pPr>
      <w:hyperlink w:anchor="_Toc100062462" w:history="1">
        <w:r w:rsidR="00846FD8" w:rsidRPr="00E57AF7">
          <w:rPr>
            <w:rStyle w:val="Hyperlink"/>
            <w:noProof/>
          </w:rPr>
          <w:t>3.8</w:t>
        </w:r>
        <w:r w:rsidR="00846FD8">
          <w:rPr>
            <w:rFonts w:asciiTheme="minorHAnsi" w:eastAsiaTheme="minorEastAsia" w:hAnsiTheme="minorHAnsi" w:cstheme="minorBidi"/>
            <w:noProof/>
            <w:lang w:eastAsia="de-CH"/>
          </w:rPr>
          <w:tab/>
        </w:r>
        <w:r w:rsidR="00846FD8" w:rsidRPr="00E57AF7">
          <w:rPr>
            <w:rStyle w:val="Hyperlink"/>
            <w:noProof/>
          </w:rPr>
          <w:t>Wohnflächenkonsum und Belegungsquote</w:t>
        </w:r>
        <w:r w:rsidR="00846FD8">
          <w:rPr>
            <w:noProof/>
            <w:webHidden/>
          </w:rPr>
          <w:tab/>
        </w:r>
        <w:r w:rsidR="00846FD8">
          <w:rPr>
            <w:noProof/>
            <w:webHidden/>
          </w:rPr>
          <w:fldChar w:fldCharType="begin"/>
        </w:r>
        <w:r w:rsidR="00846FD8">
          <w:rPr>
            <w:noProof/>
            <w:webHidden/>
          </w:rPr>
          <w:instrText xml:space="preserve"> PAGEREF _Toc100062462 \h </w:instrText>
        </w:r>
        <w:r w:rsidR="00846FD8">
          <w:rPr>
            <w:noProof/>
            <w:webHidden/>
          </w:rPr>
        </w:r>
        <w:r w:rsidR="00846FD8">
          <w:rPr>
            <w:noProof/>
            <w:webHidden/>
          </w:rPr>
          <w:fldChar w:fldCharType="separate"/>
        </w:r>
        <w:r w:rsidR="00846FD8">
          <w:rPr>
            <w:noProof/>
            <w:webHidden/>
          </w:rPr>
          <w:t>29</w:t>
        </w:r>
        <w:r w:rsidR="00846FD8">
          <w:rPr>
            <w:noProof/>
            <w:webHidden/>
          </w:rPr>
          <w:fldChar w:fldCharType="end"/>
        </w:r>
      </w:hyperlink>
    </w:p>
    <w:p w14:paraId="4F2D5CB4" w14:textId="2BD1B776" w:rsidR="00846FD8" w:rsidRDefault="007C247D">
      <w:pPr>
        <w:pStyle w:val="Verzeichnis2"/>
        <w:rPr>
          <w:rFonts w:asciiTheme="minorHAnsi" w:eastAsiaTheme="minorEastAsia" w:hAnsiTheme="minorHAnsi" w:cstheme="minorBidi"/>
          <w:noProof/>
          <w:lang w:eastAsia="de-CH"/>
        </w:rPr>
      </w:pPr>
      <w:hyperlink w:anchor="_Toc100062463" w:history="1">
        <w:r w:rsidR="00846FD8" w:rsidRPr="00E57AF7">
          <w:rPr>
            <w:rStyle w:val="Hyperlink"/>
            <w:noProof/>
          </w:rPr>
          <w:t>3.9</w:t>
        </w:r>
        <w:r w:rsidR="00846FD8">
          <w:rPr>
            <w:rFonts w:asciiTheme="minorHAnsi" w:eastAsiaTheme="minorEastAsia" w:hAnsiTheme="minorHAnsi" w:cstheme="minorBidi"/>
            <w:noProof/>
            <w:lang w:eastAsia="de-CH"/>
          </w:rPr>
          <w:tab/>
        </w:r>
        <w:r w:rsidR="00846FD8" w:rsidRPr="00E57AF7">
          <w:rPr>
            <w:rStyle w:val="Hyperlink"/>
            <w:noProof/>
          </w:rPr>
          <w:t>Kapazitäten und Reserven</w:t>
        </w:r>
        <w:r w:rsidR="00846FD8">
          <w:rPr>
            <w:noProof/>
            <w:webHidden/>
          </w:rPr>
          <w:tab/>
        </w:r>
        <w:r w:rsidR="00846FD8">
          <w:rPr>
            <w:noProof/>
            <w:webHidden/>
          </w:rPr>
          <w:fldChar w:fldCharType="begin"/>
        </w:r>
        <w:r w:rsidR="00846FD8">
          <w:rPr>
            <w:noProof/>
            <w:webHidden/>
          </w:rPr>
          <w:instrText xml:space="preserve"> PAGEREF _Toc100062463 \h </w:instrText>
        </w:r>
        <w:r w:rsidR="00846FD8">
          <w:rPr>
            <w:noProof/>
            <w:webHidden/>
          </w:rPr>
        </w:r>
        <w:r w:rsidR="00846FD8">
          <w:rPr>
            <w:noProof/>
            <w:webHidden/>
          </w:rPr>
          <w:fldChar w:fldCharType="separate"/>
        </w:r>
        <w:r w:rsidR="00846FD8">
          <w:rPr>
            <w:noProof/>
            <w:webHidden/>
          </w:rPr>
          <w:t>32</w:t>
        </w:r>
        <w:r w:rsidR="00846FD8">
          <w:rPr>
            <w:noProof/>
            <w:webHidden/>
          </w:rPr>
          <w:fldChar w:fldCharType="end"/>
        </w:r>
      </w:hyperlink>
    </w:p>
    <w:p w14:paraId="1A4A4F91" w14:textId="00DA26BF" w:rsidR="00846FD8" w:rsidRDefault="007C247D">
      <w:pPr>
        <w:pStyle w:val="Verzeichnis1"/>
        <w:rPr>
          <w:rFonts w:asciiTheme="minorHAnsi" w:eastAsiaTheme="minorEastAsia" w:hAnsiTheme="minorHAnsi" w:cstheme="minorBidi"/>
          <w:noProof/>
          <w:lang w:eastAsia="de-CH"/>
        </w:rPr>
      </w:pPr>
      <w:hyperlink w:anchor="_Toc100062464" w:history="1">
        <w:r w:rsidR="00846FD8" w:rsidRPr="00E57AF7">
          <w:rPr>
            <w:rStyle w:val="Hyperlink"/>
            <w:noProof/>
          </w:rPr>
          <w:t>4</w:t>
        </w:r>
        <w:r w:rsidR="00846FD8">
          <w:rPr>
            <w:rFonts w:asciiTheme="minorHAnsi" w:eastAsiaTheme="minorEastAsia" w:hAnsiTheme="minorHAnsi" w:cstheme="minorBidi"/>
            <w:noProof/>
            <w:lang w:eastAsia="de-CH"/>
          </w:rPr>
          <w:tab/>
        </w:r>
        <w:r w:rsidR="00846FD8" w:rsidRPr="00E57AF7">
          <w:rPr>
            <w:rStyle w:val="Hyperlink"/>
            <w:noProof/>
          </w:rPr>
          <w:t>Parameter</w:t>
        </w:r>
        <w:r w:rsidR="00846FD8">
          <w:rPr>
            <w:noProof/>
            <w:webHidden/>
          </w:rPr>
          <w:tab/>
        </w:r>
        <w:r w:rsidR="00846FD8">
          <w:rPr>
            <w:noProof/>
            <w:webHidden/>
          </w:rPr>
          <w:fldChar w:fldCharType="begin"/>
        </w:r>
        <w:r w:rsidR="00846FD8">
          <w:rPr>
            <w:noProof/>
            <w:webHidden/>
          </w:rPr>
          <w:instrText xml:space="preserve"> PAGEREF _Toc100062464 \h </w:instrText>
        </w:r>
        <w:r w:rsidR="00846FD8">
          <w:rPr>
            <w:noProof/>
            <w:webHidden/>
          </w:rPr>
        </w:r>
        <w:r w:rsidR="00846FD8">
          <w:rPr>
            <w:noProof/>
            <w:webHidden/>
          </w:rPr>
          <w:fldChar w:fldCharType="separate"/>
        </w:r>
        <w:r w:rsidR="00846FD8">
          <w:rPr>
            <w:noProof/>
            <w:webHidden/>
          </w:rPr>
          <w:t>35</w:t>
        </w:r>
        <w:r w:rsidR="00846FD8">
          <w:rPr>
            <w:noProof/>
            <w:webHidden/>
          </w:rPr>
          <w:fldChar w:fldCharType="end"/>
        </w:r>
      </w:hyperlink>
    </w:p>
    <w:p w14:paraId="2FDB2FEA" w14:textId="15E4A7AC" w:rsidR="00846FD8" w:rsidRDefault="007C247D">
      <w:pPr>
        <w:pStyle w:val="Verzeichnis1"/>
        <w:rPr>
          <w:rFonts w:asciiTheme="minorHAnsi" w:eastAsiaTheme="minorEastAsia" w:hAnsiTheme="minorHAnsi" w:cstheme="minorBidi"/>
          <w:noProof/>
          <w:lang w:eastAsia="de-CH"/>
        </w:rPr>
      </w:pPr>
      <w:hyperlink w:anchor="_Toc100062465" w:history="1">
        <w:r w:rsidR="00846FD8" w:rsidRPr="00E57AF7">
          <w:rPr>
            <w:rStyle w:val="Hyperlink"/>
            <w:noProof/>
          </w:rPr>
          <w:t>5</w:t>
        </w:r>
        <w:r w:rsidR="00846FD8">
          <w:rPr>
            <w:rFonts w:asciiTheme="minorHAnsi" w:eastAsiaTheme="minorEastAsia" w:hAnsiTheme="minorHAnsi" w:cstheme="minorBidi"/>
            <w:noProof/>
            <w:lang w:eastAsia="de-CH"/>
          </w:rPr>
          <w:tab/>
        </w:r>
        <w:r w:rsidR="00846FD8" w:rsidRPr="00E57AF7">
          <w:rPr>
            <w:rStyle w:val="Hyperlink"/>
            <w:noProof/>
          </w:rPr>
          <w:t>Glossar</w:t>
        </w:r>
        <w:r w:rsidR="00846FD8">
          <w:rPr>
            <w:noProof/>
            <w:webHidden/>
          </w:rPr>
          <w:tab/>
        </w:r>
        <w:r w:rsidR="00846FD8">
          <w:rPr>
            <w:noProof/>
            <w:webHidden/>
          </w:rPr>
          <w:fldChar w:fldCharType="begin"/>
        </w:r>
        <w:r w:rsidR="00846FD8">
          <w:rPr>
            <w:noProof/>
            <w:webHidden/>
          </w:rPr>
          <w:instrText xml:space="preserve"> PAGEREF _Toc100062465 \h </w:instrText>
        </w:r>
        <w:r w:rsidR="00846FD8">
          <w:rPr>
            <w:noProof/>
            <w:webHidden/>
          </w:rPr>
        </w:r>
        <w:r w:rsidR="00846FD8">
          <w:rPr>
            <w:noProof/>
            <w:webHidden/>
          </w:rPr>
          <w:fldChar w:fldCharType="separate"/>
        </w:r>
        <w:r w:rsidR="00846FD8">
          <w:rPr>
            <w:noProof/>
            <w:webHidden/>
          </w:rPr>
          <w:t>56</w:t>
        </w:r>
        <w:r w:rsidR="00846FD8">
          <w:rPr>
            <w:noProof/>
            <w:webHidden/>
          </w:rPr>
          <w:fldChar w:fldCharType="end"/>
        </w:r>
      </w:hyperlink>
    </w:p>
    <w:p w14:paraId="06C9ED5E" w14:textId="2AA6D925" w:rsidR="00846FD8" w:rsidRDefault="007C247D">
      <w:pPr>
        <w:pStyle w:val="Verzeichnis1"/>
        <w:rPr>
          <w:rFonts w:asciiTheme="minorHAnsi" w:eastAsiaTheme="minorEastAsia" w:hAnsiTheme="minorHAnsi" w:cstheme="minorBidi"/>
          <w:noProof/>
          <w:lang w:eastAsia="de-CH"/>
        </w:rPr>
      </w:pPr>
      <w:hyperlink w:anchor="_Toc100062466" w:history="1">
        <w:r w:rsidR="00846FD8" w:rsidRPr="00E57AF7">
          <w:rPr>
            <w:rStyle w:val="Hyperlink"/>
            <w:noProof/>
          </w:rPr>
          <w:t>6</w:t>
        </w:r>
        <w:r w:rsidR="00846FD8">
          <w:rPr>
            <w:rFonts w:asciiTheme="minorHAnsi" w:eastAsiaTheme="minorEastAsia" w:hAnsiTheme="minorHAnsi" w:cstheme="minorBidi"/>
            <w:noProof/>
            <w:lang w:eastAsia="de-CH"/>
          </w:rPr>
          <w:tab/>
        </w:r>
        <w:r w:rsidR="00846FD8" w:rsidRPr="00E57AF7">
          <w:rPr>
            <w:rStyle w:val="Hyperlink"/>
            <w:noProof/>
          </w:rPr>
          <w:t>Literaturverzeichnis</w:t>
        </w:r>
        <w:r w:rsidR="00846FD8">
          <w:rPr>
            <w:noProof/>
            <w:webHidden/>
          </w:rPr>
          <w:tab/>
        </w:r>
        <w:r w:rsidR="00846FD8">
          <w:rPr>
            <w:noProof/>
            <w:webHidden/>
          </w:rPr>
          <w:fldChar w:fldCharType="begin"/>
        </w:r>
        <w:r w:rsidR="00846FD8">
          <w:rPr>
            <w:noProof/>
            <w:webHidden/>
          </w:rPr>
          <w:instrText xml:space="preserve"> PAGEREF _Toc100062466 \h </w:instrText>
        </w:r>
        <w:r w:rsidR="00846FD8">
          <w:rPr>
            <w:noProof/>
            <w:webHidden/>
          </w:rPr>
        </w:r>
        <w:r w:rsidR="00846FD8">
          <w:rPr>
            <w:noProof/>
            <w:webHidden/>
          </w:rPr>
          <w:fldChar w:fldCharType="separate"/>
        </w:r>
        <w:r w:rsidR="00846FD8">
          <w:rPr>
            <w:noProof/>
            <w:webHidden/>
          </w:rPr>
          <w:t>57</w:t>
        </w:r>
        <w:r w:rsidR="00846FD8">
          <w:rPr>
            <w:noProof/>
            <w:webHidden/>
          </w:rPr>
          <w:fldChar w:fldCharType="end"/>
        </w:r>
      </w:hyperlink>
    </w:p>
    <w:p w14:paraId="3873F0C0" w14:textId="19282F68" w:rsidR="002E74CF" w:rsidRDefault="00DF2A24" w:rsidP="00A96BFF">
      <w:r>
        <w:fldChar w:fldCharType="end"/>
      </w:r>
    </w:p>
    <w:p w14:paraId="52E7C22D" w14:textId="77777777" w:rsidR="002E74CF" w:rsidRPr="00962A98" w:rsidRDefault="002E74CF" w:rsidP="00A96BFF"/>
    <w:p w14:paraId="6B065CE3" w14:textId="77777777" w:rsidR="00A96BFF" w:rsidRPr="00962A98" w:rsidRDefault="00A96BFF" w:rsidP="00A96BFF"/>
    <w:p w14:paraId="6B065CE4" w14:textId="7B543A81" w:rsidR="002E74CF" w:rsidRDefault="002E74CF">
      <w:pPr>
        <w:spacing w:line="240" w:lineRule="auto"/>
      </w:pPr>
      <w:r>
        <w:br w:type="page"/>
      </w:r>
    </w:p>
    <w:p w14:paraId="48D70BBC" w14:textId="5D81A737" w:rsidR="00E275B3" w:rsidRPr="00E275B3" w:rsidRDefault="00B17E4E" w:rsidP="00E275B3">
      <w:pPr>
        <w:pStyle w:val="berschrift1"/>
      </w:pPr>
      <w:bookmarkStart w:id="0" w:name="_Toc100062452"/>
      <w:r>
        <w:lastRenderedPageBreak/>
        <w:t>Einleitung</w:t>
      </w:r>
      <w:bookmarkEnd w:id="0"/>
    </w:p>
    <w:p w14:paraId="5BA96FCB" w14:textId="5BECF618" w:rsidR="00A43337" w:rsidRPr="00C938D2" w:rsidRDefault="00C938D2" w:rsidP="00F00D16">
      <w:r w:rsidRPr="00C938D2">
        <w:t xml:space="preserve">Die vorliegende Dokumentation enthält einen Überblick über die </w:t>
      </w:r>
      <w:r w:rsidRPr="00C938D2">
        <w:rPr>
          <w:b/>
        </w:rPr>
        <w:t>Modellstruktur</w:t>
      </w:r>
      <w:r w:rsidRPr="00C938D2">
        <w:t xml:space="preserve"> der Bevölkerungsszenarien (Kapitel</w:t>
      </w:r>
      <w:r w:rsidR="00D409E3">
        <w:t> </w:t>
      </w:r>
      <w:r w:rsidRPr="00C938D2">
        <w:t>2). Zudem werden Modellierung der ein</w:t>
      </w:r>
      <w:r w:rsidR="007A570E">
        <w:t>zelnen Prozesse sowie Funktions</w:t>
      </w:r>
      <w:r w:rsidRPr="00C938D2">
        <w:t xml:space="preserve">weise der </w:t>
      </w:r>
      <w:r w:rsidRPr="00C938D2">
        <w:rPr>
          <w:b/>
        </w:rPr>
        <w:t>Parameter</w:t>
      </w:r>
      <w:r w:rsidRPr="00C938D2">
        <w:t xml:space="preserve"> anhand von Skizzen erläutert (Kapitel</w:t>
      </w:r>
      <w:r w:rsidR="00E87504">
        <w:t> </w:t>
      </w:r>
      <w:r w:rsidRPr="00C938D2">
        <w:t>3). Statistik Stadt Zürich publiziert drei Szenarien zur zukünftigen Bevölkerungsentwicklung; die</w:t>
      </w:r>
      <w:r w:rsidR="009A705F">
        <w:t xml:space="preserve"> </w:t>
      </w:r>
      <w:r w:rsidR="00BD2E3A">
        <w:t>für</w:t>
      </w:r>
      <w:r w:rsidR="009A705F">
        <w:t xml:space="preserve"> </w:t>
      </w:r>
      <w:r w:rsidR="00BD2E3A">
        <w:t>die</w:t>
      </w:r>
      <w:r w:rsidR="009A705F">
        <w:t xml:space="preserve"> jeweiligen Szenarien ge</w:t>
      </w:r>
      <w:r w:rsidRPr="00C938D2">
        <w:t xml:space="preserve">wählten </w:t>
      </w:r>
      <w:r w:rsidRPr="00C938D2">
        <w:rPr>
          <w:b/>
        </w:rPr>
        <w:t>Parameterwerte</w:t>
      </w:r>
      <w:r w:rsidRPr="00C938D2">
        <w:t xml:space="preserve"> sind</w:t>
      </w:r>
      <w:r>
        <w:t xml:space="preserve"> in Tabellen dokumentiert (Kapi</w:t>
      </w:r>
      <w:r w:rsidRPr="00C938D2">
        <w:t>tel</w:t>
      </w:r>
      <w:r w:rsidR="00E87504">
        <w:t> </w:t>
      </w:r>
      <w:r w:rsidRPr="00C938D2">
        <w:t>4)</w:t>
      </w:r>
      <w:r>
        <w:t>.</w:t>
      </w:r>
    </w:p>
    <w:p w14:paraId="133F9C40" w14:textId="765BDA54" w:rsidR="00C938D2" w:rsidRPr="00F00D16" w:rsidRDefault="00C938D2" w:rsidP="00C938D2">
      <w:pPr>
        <w:pStyle w:val="berschrift1"/>
        <w:rPr>
          <w:lang w:val="en-US"/>
        </w:rPr>
      </w:pPr>
      <w:bookmarkStart w:id="1" w:name="_Toc100062453"/>
      <w:proofErr w:type="spellStart"/>
      <w:r>
        <w:rPr>
          <w:lang w:val="en-US"/>
        </w:rPr>
        <w:t>Modellstruktur</w:t>
      </w:r>
      <w:bookmarkEnd w:id="1"/>
      <w:proofErr w:type="spellEnd"/>
    </w:p>
    <w:p w14:paraId="0E302A55" w14:textId="37519910" w:rsidR="00F00D16" w:rsidRDefault="00C938D2" w:rsidP="00F00D16">
      <w:pPr>
        <w:pStyle w:val="Randnotiz"/>
        <w:framePr w:wrap="around"/>
        <w:rPr>
          <w:lang w:val="en-US"/>
        </w:rPr>
      </w:pPr>
      <w:proofErr w:type="spellStart"/>
      <w:r>
        <w:rPr>
          <w:lang w:val="en-US"/>
        </w:rPr>
        <w:t>Allgemeines</w:t>
      </w:r>
      <w:proofErr w:type="spellEnd"/>
    </w:p>
    <w:p w14:paraId="6430958E" w14:textId="408308CB" w:rsidR="00B00405" w:rsidRDefault="00C938D2" w:rsidP="00F00D16">
      <w:r w:rsidRPr="00C938D2">
        <w:t xml:space="preserve">Das Modell für die Bevölkerungsszenarien besteht aus einem </w:t>
      </w:r>
      <w:proofErr w:type="spellStart"/>
      <w:r w:rsidR="007A570E">
        <w:t>Wohnungs</w:t>
      </w:r>
      <w:r w:rsidR="00BD2E3A">
        <w:t>­</w:t>
      </w:r>
      <w:proofErr w:type="spellEnd"/>
      <w:r w:rsidR="007A570E">
        <w:t xml:space="preserve"> und</w:t>
      </w:r>
      <w:r w:rsidRPr="00C938D2">
        <w:t xml:space="preserve"> einem </w:t>
      </w:r>
      <w:proofErr w:type="spellStart"/>
      <w:r w:rsidRPr="00C938D2">
        <w:t>Demographiemodell</w:t>
      </w:r>
      <w:proofErr w:type="spellEnd"/>
      <w:r w:rsidRPr="00C938D2">
        <w:t xml:space="preserve">. Das </w:t>
      </w:r>
      <w:proofErr w:type="spellStart"/>
      <w:r w:rsidRPr="00C938D2">
        <w:t>Demographiemodell</w:t>
      </w:r>
      <w:proofErr w:type="spellEnd"/>
      <w:r w:rsidRPr="00C938D2">
        <w:t xml:space="preserve"> ist </w:t>
      </w:r>
      <w:r w:rsidRPr="00C938D2">
        <w:rPr>
          <w:b/>
        </w:rPr>
        <w:t>hierarchisch</w:t>
      </w:r>
      <w:r w:rsidRPr="00C938D2">
        <w:t xml:space="preserve"> im </w:t>
      </w:r>
      <w:r w:rsidR="007A570E">
        <w:t>Wohnungs</w:t>
      </w:r>
      <w:r w:rsidRPr="00C938D2">
        <w:t xml:space="preserve">modell integriert. Das Resultat des </w:t>
      </w:r>
      <w:r w:rsidR="007A570E">
        <w:t>Wohnungs</w:t>
      </w:r>
      <w:r w:rsidRPr="00C938D2">
        <w:t>modells besteht aus einer Personenoberg</w:t>
      </w:r>
      <w:r w:rsidR="007A570E">
        <w:t xml:space="preserve">renze für die Stadt Zürich (wie </w:t>
      </w:r>
      <w:r w:rsidRPr="00C938D2">
        <w:t xml:space="preserve">viele Menschen können maximal in Zürich </w:t>
      </w:r>
      <w:r w:rsidR="00750E52">
        <w:t xml:space="preserve">wohnen?); das </w:t>
      </w:r>
      <w:proofErr w:type="spellStart"/>
      <w:r w:rsidR="00750E52">
        <w:t>Demogra</w:t>
      </w:r>
      <w:r w:rsidRPr="00C938D2">
        <w:t>phiemodell</w:t>
      </w:r>
      <w:proofErr w:type="spellEnd"/>
      <w:r w:rsidRPr="00C938D2">
        <w:t xml:space="preserve"> bewegt sich innerhalb der Vorgaben des </w:t>
      </w:r>
      <w:r w:rsidR="005C6FD8">
        <w:t>Wohnungs</w:t>
      </w:r>
      <w:r w:rsidRPr="00C938D2">
        <w:t>modells.</w:t>
      </w:r>
    </w:p>
    <w:p w14:paraId="72C1ABEB" w14:textId="43E8CDD3" w:rsidR="00FC308D" w:rsidRDefault="005C6FD8" w:rsidP="00F00D16">
      <w:r>
        <w:rPr>
          <w:noProof/>
          <w:lang w:eastAsia="de-CH"/>
        </w:rPr>
        <w:drawing>
          <wp:anchor distT="0" distB="0" distL="114300" distR="114300" simplePos="0" relativeHeight="251678720" behindDoc="0" locked="0" layoutInCell="1" allowOverlap="1" wp14:anchorId="42D25155" wp14:editId="12EC805F">
            <wp:simplePos x="0" y="0"/>
            <wp:positionH relativeFrom="margin">
              <wp:align>right</wp:align>
            </wp:positionH>
            <wp:positionV relativeFrom="paragraph">
              <wp:posOffset>238125</wp:posOffset>
            </wp:positionV>
            <wp:extent cx="3996000" cy="2710800"/>
            <wp:effectExtent l="0" t="0" r="5080" b="0"/>
            <wp:wrapSquare wrapText="bothSides"/>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Bild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96000" cy="2710800"/>
                    </a:xfrm>
                    <a:prstGeom prst="rect">
                      <a:avLst/>
                    </a:prstGeom>
                  </pic:spPr>
                </pic:pic>
              </a:graphicData>
            </a:graphic>
            <wp14:sizeRelH relativeFrom="margin">
              <wp14:pctWidth>0</wp14:pctWidth>
            </wp14:sizeRelH>
            <wp14:sizeRelV relativeFrom="margin">
              <wp14:pctHeight>0</wp14:pctHeight>
            </wp14:sizeRelV>
          </wp:anchor>
        </w:drawing>
      </w:r>
    </w:p>
    <w:p w14:paraId="094714F6" w14:textId="55B2F84C" w:rsidR="00C938D2" w:rsidRDefault="00FC308D" w:rsidP="00F00D16">
      <w:r w:rsidRPr="00FC308D">
        <w:t>G_2.1: Wohn</w:t>
      </w:r>
      <w:r w:rsidR="005C6FD8">
        <w:t>ungs</w:t>
      </w:r>
      <w:r w:rsidRPr="00FC308D">
        <w:t xml:space="preserve">- und </w:t>
      </w:r>
      <w:proofErr w:type="spellStart"/>
      <w:r w:rsidRPr="00FC308D">
        <w:t>Demographiemodell</w:t>
      </w:r>
      <w:proofErr w:type="spellEnd"/>
    </w:p>
    <w:p w14:paraId="353FB1AC" w14:textId="1246F9B2" w:rsidR="00FC308D" w:rsidRDefault="00FC308D">
      <w:pPr>
        <w:spacing w:line="240" w:lineRule="auto"/>
        <w:ind w:left="0"/>
      </w:pPr>
      <w:r>
        <w:br w:type="page"/>
      </w:r>
    </w:p>
    <w:p w14:paraId="07ABF669" w14:textId="52AC2C7C" w:rsidR="00FC308D" w:rsidRPr="00FC308D" w:rsidRDefault="00FC308D" w:rsidP="00FC308D">
      <w:pPr>
        <w:pStyle w:val="Randnotiz"/>
        <w:framePr w:wrap="around"/>
      </w:pPr>
      <w:r>
        <w:lastRenderedPageBreak/>
        <w:t>Wohnungsmodell</w:t>
      </w:r>
    </w:p>
    <w:p w14:paraId="6B18CFCA" w14:textId="1A52E06F" w:rsidR="00FC308D" w:rsidRDefault="00FC308D" w:rsidP="00FC308D">
      <w:r w:rsidRPr="00FC308D">
        <w:t>Das Wohn</w:t>
      </w:r>
      <w:r>
        <w:t>ungs</w:t>
      </w:r>
      <w:r w:rsidRPr="00FC308D">
        <w:t xml:space="preserve">modell geht vom </w:t>
      </w:r>
      <w:r w:rsidRPr="00BF2106">
        <w:rPr>
          <w:b/>
        </w:rPr>
        <w:t>Wohnungsbestand</w:t>
      </w:r>
      <w:r w:rsidRPr="00FC308D">
        <w:t xml:space="preserve"> der Stadt Zürich aus. Zusätzlich werden geplante und bereits bewilligte </w:t>
      </w:r>
      <w:r w:rsidRPr="00BF2106">
        <w:rPr>
          <w:b/>
        </w:rPr>
        <w:t>Wohnbauprojekte</w:t>
      </w:r>
      <w:r w:rsidRPr="00FC308D">
        <w:t xml:space="preserve"> berücksichtigt; diese Informationen sind vor allem für die </w:t>
      </w:r>
      <w:proofErr w:type="spellStart"/>
      <w:r w:rsidRPr="00FC308D">
        <w:t>Szenarienmodelli</w:t>
      </w:r>
      <w:r w:rsidR="00E13F85">
        <w:t>erung</w:t>
      </w:r>
      <w:proofErr w:type="spellEnd"/>
      <w:r w:rsidR="00E13F85">
        <w:t xml:space="preserve"> der </w:t>
      </w:r>
      <w:r w:rsidR="00DB2B0D">
        <w:t>ersten acht</w:t>
      </w:r>
      <w:r w:rsidRPr="00FC308D">
        <w:t xml:space="preserve"> Jahre relevant. Für die Zeit danach sind Analysen von </w:t>
      </w:r>
      <w:r w:rsidRPr="00BF2106">
        <w:rPr>
          <w:b/>
        </w:rPr>
        <w:t>Kapazitäten</w:t>
      </w:r>
      <w:r w:rsidRPr="00FC308D">
        <w:t xml:space="preserve"> und </w:t>
      </w:r>
      <w:r w:rsidRPr="00BF2106">
        <w:rPr>
          <w:b/>
        </w:rPr>
        <w:t>Reserven</w:t>
      </w:r>
      <w:r w:rsidRPr="00FC308D">
        <w:t xml:space="preserve"> wichtig: Wo gibt es wie viele Reserven für </w:t>
      </w:r>
      <w:r w:rsidR="0099386D">
        <w:t xml:space="preserve">die </w:t>
      </w:r>
      <w:r w:rsidRPr="00FC308D">
        <w:t xml:space="preserve">zukünftige Wohnbautätigkeit? Die Daten zu Kapazität, Reserven und Inanspruchnahme der Reserven werden vom Amt für Städtebau (AfS) berechnet. Anhand </w:t>
      </w:r>
      <w:r w:rsidR="00DB2B0D">
        <w:t>des</w:t>
      </w:r>
      <w:r w:rsidRPr="00FC308D">
        <w:t xml:space="preserve"> zukünftige</w:t>
      </w:r>
      <w:r w:rsidR="00DB2B0D">
        <w:t>n</w:t>
      </w:r>
      <w:r w:rsidRPr="00FC308D">
        <w:t xml:space="preserve"> Wohnflächenkonsum</w:t>
      </w:r>
      <w:r w:rsidR="00DB2B0D">
        <w:t>s</w:t>
      </w:r>
      <w:r w:rsidRPr="00FC308D">
        <w:t xml:space="preserve"> (Quadratmeter Wohnfläche pro Person) und </w:t>
      </w:r>
      <w:r w:rsidR="00DB2B0D">
        <w:t xml:space="preserve">der </w:t>
      </w:r>
      <w:r w:rsidRPr="00FC308D">
        <w:t>Belegungsquote (Anzah</w:t>
      </w:r>
      <w:r w:rsidR="00BF2106">
        <w:t>l Personen pro Wohnung) wird be</w:t>
      </w:r>
      <w:r w:rsidRPr="00FC308D">
        <w:t>rechnet, wie viele Personen maximal in Zürich wohnen können (nach Jahr und Stadtquartier).</w:t>
      </w:r>
    </w:p>
    <w:p w14:paraId="68BAECA0" w14:textId="77777777" w:rsidR="0051443C" w:rsidRDefault="0051443C" w:rsidP="00BF2106"/>
    <w:p w14:paraId="32E5829E" w14:textId="0CA2E746" w:rsidR="00BF2106" w:rsidRDefault="00BF2106" w:rsidP="00BF2106">
      <w:pPr>
        <w:pStyle w:val="Randnotiz"/>
        <w:framePr w:wrap="around"/>
      </w:pPr>
      <w:proofErr w:type="spellStart"/>
      <w:r>
        <w:t>Demographiemodell</w:t>
      </w:r>
      <w:proofErr w:type="spellEnd"/>
    </w:p>
    <w:p w14:paraId="608F1A2E" w14:textId="4EE9D122" w:rsidR="00BF2106" w:rsidRDefault="00BF2106" w:rsidP="00BF2106">
      <w:pPr>
        <w:rPr>
          <w:lang w:eastAsia="de-DE"/>
        </w:rPr>
      </w:pPr>
      <w:r w:rsidRPr="00BF2106">
        <w:rPr>
          <w:lang w:eastAsia="de-DE"/>
        </w:rPr>
        <w:t xml:space="preserve">Das </w:t>
      </w:r>
      <w:proofErr w:type="spellStart"/>
      <w:r w:rsidRPr="00BF2106">
        <w:rPr>
          <w:lang w:eastAsia="de-DE"/>
        </w:rPr>
        <w:t>Demographiemodell</w:t>
      </w:r>
      <w:proofErr w:type="spellEnd"/>
      <w:r w:rsidRPr="00BF2106">
        <w:rPr>
          <w:lang w:eastAsia="de-DE"/>
        </w:rPr>
        <w:t xml:space="preserve"> beruht auf einem </w:t>
      </w:r>
      <w:r w:rsidRPr="00BF2106">
        <w:rPr>
          <w:b/>
          <w:lang w:eastAsia="de-DE"/>
        </w:rPr>
        <w:t>Markov-1</w:t>
      </w:r>
      <w:r w:rsidR="004D16DE">
        <w:rPr>
          <w:b/>
          <w:lang w:eastAsia="de-DE"/>
        </w:rPr>
        <w:t>-</w:t>
      </w:r>
      <w:r w:rsidRPr="00BF2106">
        <w:rPr>
          <w:b/>
          <w:lang w:eastAsia="de-DE"/>
        </w:rPr>
        <w:t>Prozess</w:t>
      </w:r>
      <w:r w:rsidRPr="00BF2106">
        <w:rPr>
          <w:lang w:eastAsia="de-DE"/>
        </w:rPr>
        <w:t>; der Bevölkerungsbestand hän</w:t>
      </w:r>
      <w:r w:rsidR="001D2391">
        <w:rPr>
          <w:lang w:eastAsia="de-DE"/>
        </w:rPr>
        <w:t>gt jeweils von dessen Vorjahres</w:t>
      </w:r>
      <w:r w:rsidRPr="00BF2106">
        <w:rPr>
          <w:lang w:eastAsia="de-DE"/>
        </w:rPr>
        <w:t>wert ab</w:t>
      </w:r>
      <w:r w:rsidR="00951B10">
        <w:rPr>
          <w:lang w:eastAsia="de-DE"/>
        </w:rPr>
        <w:t>:</w:t>
      </w:r>
    </w:p>
    <w:p w14:paraId="67FA32AB" w14:textId="77777777" w:rsidR="00BF2106" w:rsidRDefault="00BF2106" w:rsidP="00BF2106">
      <w:pPr>
        <w:rPr>
          <w:lang w:eastAsia="de-DE"/>
        </w:rPr>
      </w:pPr>
    </w:p>
    <w:p w14:paraId="0476A59D" w14:textId="1CBAA6A7" w:rsidR="00BF2106" w:rsidRDefault="007C247D" w:rsidP="00BF2106">
      <w:pPr>
        <w:rPr>
          <w:lang w:eastAsia="de-DE"/>
        </w:rPr>
      </w:pPr>
      <m:oMathPara>
        <m:oMath>
          <m:sSub>
            <m:sSubPr>
              <m:ctrlPr>
                <w:rPr>
                  <w:rFonts w:ascii="Cambria Math" w:hAnsi="Cambria Math"/>
                  <w:i/>
                </w:rPr>
              </m:ctrlPr>
            </m:sSubPr>
            <m:e>
              <m:r>
                <w:rPr>
                  <w:rFonts w:ascii="Cambria Math" w:hAnsi="Cambria Math"/>
                </w:rPr>
                <m:t>bes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bes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geb</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tod</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zuz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weg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umz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ein</m:t>
              </m:r>
            </m:e>
            <m:sub>
              <m:r>
                <w:rPr>
                  <w:rFonts w:ascii="Cambria Math" w:hAnsi="Cambria Math"/>
                </w:rPr>
                <m:t>t</m:t>
              </m:r>
            </m:sub>
          </m:sSub>
        </m:oMath>
      </m:oMathPara>
    </w:p>
    <w:p w14:paraId="56BC2331" w14:textId="77777777" w:rsidR="00BF2106" w:rsidRDefault="00BF2106" w:rsidP="00BF2106">
      <w:pPr>
        <w:rPr>
          <w:lang w:eastAsia="de-DE"/>
        </w:rPr>
      </w:pPr>
    </w:p>
    <w:p w14:paraId="00140B68" w14:textId="44CB4866" w:rsidR="00213872" w:rsidRPr="00951B10" w:rsidRDefault="007C247D" w:rsidP="00213872">
      <w:pPr>
        <w:rPr>
          <w:lang w:eastAsia="de-DE"/>
        </w:rPr>
      </w:pPr>
      <m:oMath>
        <m:sSub>
          <m:sSubPr>
            <m:ctrlPr>
              <w:rPr>
                <w:rFonts w:ascii="Cambria Math" w:hAnsi="Cambria Math"/>
                <w:i/>
              </w:rPr>
            </m:ctrlPr>
          </m:sSubPr>
          <m:e>
            <m:r>
              <w:rPr>
                <w:rFonts w:ascii="Cambria Math" w:hAnsi="Cambria Math"/>
              </w:rPr>
              <m:t>bes</m:t>
            </m:r>
          </m:e>
          <m:sub>
            <m:r>
              <w:rPr>
                <w:rFonts w:ascii="Cambria Math" w:hAnsi="Cambria Math"/>
              </w:rPr>
              <m:t>t</m:t>
            </m:r>
          </m:sub>
        </m:sSub>
      </m:oMath>
      <w:r w:rsidR="00213872">
        <w:rPr>
          <w:lang w:eastAsia="de-DE"/>
        </w:rPr>
        <w:tab/>
        <w:t xml:space="preserve">Bevölkerungsbestand am Ende des Jahres </w:t>
      </w:r>
      <w:r w:rsidR="00213872" w:rsidRPr="00213872">
        <w:rPr>
          <w:i/>
          <w:lang w:eastAsia="de-DE"/>
        </w:rPr>
        <w:t>t</w:t>
      </w:r>
      <w:r w:rsidR="00951B10">
        <w:rPr>
          <w:lang w:eastAsia="de-DE"/>
        </w:rPr>
        <w:t>,</w:t>
      </w:r>
    </w:p>
    <w:p w14:paraId="1C0649FC" w14:textId="45A5529D" w:rsidR="00213872" w:rsidRPr="00951B10" w:rsidRDefault="007C247D" w:rsidP="00213872">
      <w:pPr>
        <w:rPr>
          <w:lang w:eastAsia="de-DE"/>
        </w:rPr>
      </w:pPr>
      <m:oMath>
        <m:sSub>
          <m:sSubPr>
            <m:ctrlPr>
              <w:rPr>
                <w:rFonts w:ascii="Cambria Math" w:hAnsi="Cambria Math"/>
                <w:i/>
              </w:rPr>
            </m:ctrlPr>
          </m:sSubPr>
          <m:e>
            <m:r>
              <w:rPr>
                <w:rFonts w:ascii="Cambria Math" w:hAnsi="Cambria Math"/>
              </w:rPr>
              <m:t>bes</m:t>
            </m:r>
          </m:e>
          <m:sub>
            <m:r>
              <w:rPr>
                <w:rFonts w:ascii="Cambria Math" w:hAnsi="Cambria Math"/>
              </w:rPr>
              <m:t>t-1</m:t>
            </m:r>
          </m:sub>
        </m:sSub>
      </m:oMath>
      <w:r w:rsidR="00213872">
        <w:rPr>
          <w:lang w:eastAsia="de-DE"/>
        </w:rPr>
        <w:tab/>
        <w:t xml:space="preserve">Bevölkerungsbestand am Ende des Vorjahres von </w:t>
      </w:r>
      <w:r w:rsidR="00213872" w:rsidRPr="00213872">
        <w:rPr>
          <w:i/>
          <w:lang w:eastAsia="de-DE"/>
        </w:rPr>
        <w:t>t</w:t>
      </w:r>
      <w:r w:rsidR="00951B10">
        <w:rPr>
          <w:lang w:eastAsia="de-DE"/>
        </w:rPr>
        <w:t>,</w:t>
      </w:r>
    </w:p>
    <w:p w14:paraId="3850FAAD" w14:textId="725F25ED" w:rsidR="00213872" w:rsidRPr="00951B10" w:rsidRDefault="007C247D" w:rsidP="00213872">
      <w:pPr>
        <w:rPr>
          <w:lang w:eastAsia="de-DE"/>
        </w:rPr>
      </w:pPr>
      <m:oMath>
        <m:sSub>
          <m:sSubPr>
            <m:ctrlPr>
              <w:rPr>
                <w:rFonts w:ascii="Cambria Math" w:hAnsi="Cambria Math"/>
                <w:i/>
              </w:rPr>
            </m:ctrlPr>
          </m:sSubPr>
          <m:e>
            <m:r>
              <w:rPr>
                <w:rFonts w:ascii="Cambria Math" w:hAnsi="Cambria Math"/>
              </w:rPr>
              <m:t>geb</m:t>
            </m:r>
          </m:e>
          <m:sub>
            <m:r>
              <w:rPr>
                <w:rFonts w:ascii="Cambria Math" w:hAnsi="Cambria Math"/>
              </w:rPr>
              <m:t>t</m:t>
            </m:r>
          </m:sub>
        </m:sSub>
      </m:oMath>
      <w:r w:rsidR="00213872">
        <w:rPr>
          <w:lang w:eastAsia="de-DE"/>
        </w:rPr>
        <w:tab/>
        <w:t xml:space="preserve">Geburten während des Jahres </w:t>
      </w:r>
      <w:r w:rsidR="00213872" w:rsidRPr="00213872">
        <w:rPr>
          <w:i/>
          <w:lang w:eastAsia="de-DE"/>
        </w:rPr>
        <w:t>t</w:t>
      </w:r>
      <w:r w:rsidR="00951B10">
        <w:rPr>
          <w:lang w:eastAsia="de-DE"/>
        </w:rPr>
        <w:t>,</w:t>
      </w:r>
    </w:p>
    <w:p w14:paraId="15AD93D2" w14:textId="473EED95" w:rsidR="00213872" w:rsidRPr="00951B10" w:rsidRDefault="007C247D" w:rsidP="00213872">
      <w:pPr>
        <w:rPr>
          <w:lang w:eastAsia="de-DE"/>
        </w:rPr>
      </w:pPr>
      <m:oMath>
        <m:sSub>
          <m:sSubPr>
            <m:ctrlPr>
              <w:rPr>
                <w:rFonts w:ascii="Cambria Math" w:hAnsi="Cambria Math"/>
                <w:i/>
              </w:rPr>
            </m:ctrlPr>
          </m:sSubPr>
          <m:e>
            <m:r>
              <w:rPr>
                <w:rFonts w:ascii="Cambria Math" w:hAnsi="Cambria Math"/>
              </w:rPr>
              <m:t>tod</m:t>
            </m:r>
          </m:e>
          <m:sub>
            <m:r>
              <w:rPr>
                <w:rFonts w:ascii="Cambria Math" w:hAnsi="Cambria Math"/>
              </w:rPr>
              <m:t>t</m:t>
            </m:r>
          </m:sub>
        </m:sSub>
      </m:oMath>
      <w:r w:rsidR="00213872">
        <w:rPr>
          <w:lang w:eastAsia="de-DE"/>
        </w:rPr>
        <w:tab/>
        <w:t xml:space="preserve">Todesfälle während des Jahres </w:t>
      </w:r>
      <w:r w:rsidR="00213872" w:rsidRPr="00213872">
        <w:rPr>
          <w:i/>
          <w:lang w:eastAsia="de-DE"/>
        </w:rPr>
        <w:t>t</w:t>
      </w:r>
      <w:r w:rsidR="00951B10">
        <w:rPr>
          <w:lang w:eastAsia="de-DE"/>
        </w:rPr>
        <w:t>,</w:t>
      </w:r>
    </w:p>
    <w:p w14:paraId="3F0C9204" w14:textId="542D49F7" w:rsidR="00213872" w:rsidRPr="00951B10" w:rsidRDefault="007C247D" w:rsidP="00213872">
      <w:pPr>
        <w:rPr>
          <w:lang w:eastAsia="de-DE"/>
        </w:rPr>
      </w:pPr>
      <m:oMath>
        <m:sSub>
          <m:sSubPr>
            <m:ctrlPr>
              <w:rPr>
                <w:rFonts w:ascii="Cambria Math" w:hAnsi="Cambria Math"/>
                <w:i/>
              </w:rPr>
            </m:ctrlPr>
          </m:sSubPr>
          <m:e>
            <m:r>
              <w:rPr>
                <w:rFonts w:ascii="Cambria Math" w:hAnsi="Cambria Math"/>
              </w:rPr>
              <m:t>zuz</m:t>
            </m:r>
          </m:e>
          <m:sub>
            <m:r>
              <w:rPr>
                <w:rFonts w:ascii="Cambria Math" w:hAnsi="Cambria Math"/>
              </w:rPr>
              <m:t>t</m:t>
            </m:r>
          </m:sub>
        </m:sSub>
      </m:oMath>
      <w:r w:rsidR="00213872">
        <w:rPr>
          <w:lang w:eastAsia="de-DE"/>
        </w:rPr>
        <w:tab/>
        <w:t xml:space="preserve">Zuzüge während des Jahres </w:t>
      </w:r>
      <w:r w:rsidR="00213872" w:rsidRPr="00213872">
        <w:rPr>
          <w:i/>
          <w:lang w:eastAsia="de-DE"/>
        </w:rPr>
        <w:t>t</w:t>
      </w:r>
      <w:r w:rsidR="00951B10">
        <w:rPr>
          <w:lang w:eastAsia="de-DE"/>
        </w:rPr>
        <w:t>,</w:t>
      </w:r>
    </w:p>
    <w:p w14:paraId="604A7C2B" w14:textId="7CD5E68D" w:rsidR="00213872" w:rsidRPr="00951B10" w:rsidRDefault="007C247D" w:rsidP="00213872">
      <w:pPr>
        <w:rPr>
          <w:lang w:eastAsia="de-DE"/>
        </w:rPr>
      </w:pPr>
      <m:oMath>
        <m:sSub>
          <m:sSubPr>
            <m:ctrlPr>
              <w:rPr>
                <w:rFonts w:ascii="Cambria Math" w:hAnsi="Cambria Math"/>
                <w:i/>
              </w:rPr>
            </m:ctrlPr>
          </m:sSubPr>
          <m:e>
            <m:r>
              <w:rPr>
                <w:rFonts w:ascii="Cambria Math" w:hAnsi="Cambria Math"/>
              </w:rPr>
              <m:t>weg</m:t>
            </m:r>
          </m:e>
          <m:sub>
            <m:r>
              <w:rPr>
                <w:rFonts w:ascii="Cambria Math" w:hAnsi="Cambria Math"/>
              </w:rPr>
              <m:t>t</m:t>
            </m:r>
          </m:sub>
        </m:sSub>
      </m:oMath>
      <w:r w:rsidR="00213872">
        <w:rPr>
          <w:lang w:eastAsia="de-DE"/>
        </w:rPr>
        <w:tab/>
        <w:t xml:space="preserve">Wegzüge während des Jahres </w:t>
      </w:r>
      <w:r w:rsidR="00213872" w:rsidRPr="00213872">
        <w:rPr>
          <w:i/>
          <w:lang w:eastAsia="de-DE"/>
        </w:rPr>
        <w:t>t</w:t>
      </w:r>
      <w:r w:rsidR="00951B10">
        <w:rPr>
          <w:lang w:eastAsia="de-DE"/>
        </w:rPr>
        <w:t>,</w:t>
      </w:r>
    </w:p>
    <w:p w14:paraId="248A59DC" w14:textId="34FAADED" w:rsidR="00213872" w:rsidRPr="00951B10" w:rsidRDefault="007C247D" w:rsidP="00213872">
      <w:pPr>
        <w:rPr>
          <w:lang w:eastAsia="de-DE"/>
        </w:rPr>
      </w:pPr>
      <m:oMath>
        <m:sSub>
          <m:sSubPr>
            <m:ctrlPr>
              <w:rPr>
                <w:rFonts w:ascii="Cambria Math" w:hAnsi="Cambria Math"/>
                <w:i/>
              </w:rPr>
            </m:ctrlPr>
          </m:sSubPr>
          <m:e>
            <m:r>
              <w:rPr>
                <w:rFonts w:ascii="Cambria Math" w:hAnsi="Cambria Math"/>
              </w:rPr>
              <m:t>umz</m:t>
            </m:r>
          </m:e>
          <m:sub>
            <m:r>
              <w:rPr>
                <w:rFonts w:ascii="Cambria Math" w:hAnsi="Cambria Math"/>
              </w:rPr>
              <m:t>t</m:t>
            </m:r>
          </m:sub>
        </m:sSub>
      </m:oMath>
      <w:r w:rsidR="00213872">
        <w:rPr>
          <w:lang w:eastAsia="de-DE"/>
        </w:rPr>
        <w:tab/>
        <w:t xml:space="preserve">Umzüge innerhalb der Stadt während des Jahres </w:t>
      </w:r>
      <w:r w:rsidR="00213872" w:rsidRPr="00213872">
        <w:rPr>
          <w:i/>
          <w:lang w:eastAsia="de-DE"/>
        </w:rPr>
        <w:t>t</w:t>
      </w:r>
      <w:r w:rsidR="00951B10">
        <w:rPr>
          <w:lang w:eastAsia="de-DE"/>
        </w:rPr>
        <w:t>,</w:t>
      </w:r>
    </w:p>
    <w:p w14:paraId="6AA61766" w14:textId="0FEF3CEF" w:rsidR="00213872" w:rsidRPr="00951B10" w:rsidRDefault="007C247D" w:rsidP="00213872">
      <w:pPr>
        <w:rPr>
          <w:lang w:eastAsia="de-DE"/>
        </w:rPr>
      </w:pPr>
      <m:oMath>
        <m:sSub>
          <m:sSubPr>
            <m:ctrlPr>
              <w:rPr>
                <w:rFonts w:ascii="Cambria Math" w:hAnsi="Cambria Math"/>
                <w:i/>
              </w:rPr>
            </m:ctrlPr>
          </m:sSubPr>
          <m:e>
            <m:r>
              <w:rPr>
                <w:rFonts w:ascii="Cambria Math" w:hAnsi="Cambria Math"/>
              </w:rPr>
              <m:t>ein</m:t>
            </m:r>
          </m:e>
          <m:sub>
            <m:r>
              <w:rPr>
                <w:rFonts w:ascii="Cambria Math" w:hAnsi="Cambria Math"/>
              </w:rPr>
              <m:t>t</m:t>
            </m:r>
          </m:sub>
        </m:sSub>
      </m:oMath>
      <w:r w:rsidR="00213872">
        <w:rPr>
          <w:lang w:eastAsia="de-DE"/>
        </w:rPr>
        <w:tab/>
        <w:t xml:space="preserve">Einbürgerungen während des Jahres </w:t>
      </w:r>
      <w:r w:rsidR="00213872" w:rsidRPr="00213872">
        <w:rPr>
          <w:i/>
          <w:lang w:eastAsia="de-DE"/>
        </w:rPr>
        <w:t>t</w:t>
      </w:r>
      <w:r w:rsidR="00951B10">
        <w:rPr>
          <w:lang w:eastAsia="de-DE"/>
        </w:rPr>
        <w:t>.</w:t>
      </w:r>
    </w:p>
    <w:p w14:paraId="00DC9307" w14:textId="77777777" w:rsidR="00213872" w:rsidRDefault="00213872" w:rsidP="00213872">
      <w:pPr>
        <w:rPr>
          <w:lang w:eastAsia="de-DE"/>
        </w:rPr>
      </w:pPr>
    </w:p>
    <w:p w14:paraId="29012765" w14:textId="1746F691" w:rsidR="00213872" w:rsidRDefault="00213872" w:rsidP="00213872">
      <w:pPr>
        <w:rPr>
          <w:lang w:eastAsia="de-DE"/>
        </w:rPr>
      </w:pPr>
      <w:r>
        <w:rPr>
          <w:lang w:eastAsia="de-DE"/>
        </w:rPr>
        <w:t>Bei den Prozessen wird na</w:t>
      </w:r>
      <w:r w:rsidR="00E13F85">
        <w:rPr>
          <w:lang w:eastAsia="de-DE"/>
        </w:rPr>
        <w:t>ch dynamischen sowie systemdyna</w:t>
      </w:r>
      <w:r>
        <w:rPr>
          <w:lang w:eastAsia="de-DE"/>
        </w:rPr>
        <w:t>mischen unterschieden. Die dynamischen Prozesse (Geburt, Todesfall, Zuzug, Wegzug) füh</w:t>
      </w:r>
      <w:r w:rsidR="00951B10">
        <w:rPr>
          <w:lang w:eastAsia="de-DE"/>
        </w:rPr>
        <w:t>ren zu einer Veränderung der An</w:t>
      </w:r>
      <w:r>
        <w:rPr>
          <w:lang w:eastAsia="de-DE"/>
        </w:rPr>
        <w:t xml:space="preserve">zahl Einwohnerinnen und </w:t>
      </w:r>
      <w:r w:rsidR="00E13F85">
        <w:rPr>
          <w:lang w:eastAsia="de-DE"/>
        </w:rPr>
        <w:t>Einwohner. Bei den systemdynami</w:t>
      </w:r>
      <w:r>
        <w:rPr>
          <w:lang w:eastAsia="de-DE"/>
        </w:rPr>
        <w:t>schen Prozessen verändert sich die Zusammensetzung, jedoch nicht die Gesamtzahl der Wohnbevölkerung.</w:t>
      </w:r>
    </w:p>
    <w:p w14:paraId="2C511BD8" w14:textId="77777777" w:rsidR="00213872" w:rsidRDefault="00213872" w:rsidP="00213872">
      <w:pPr>
        <w:rPr>
          <w:lang w:eastAsia="de-DE"/>
        </w:rPr>
      </w:pPr>
    </w:p>
    <w:p w14:paraId="2EDE4B85" w14:textId="07813747" w:rsidR="00BF2106" w:rsidRDefault="00213872" w:rsidP="00213872">
      <w:pPr>
        <w:rPr>
          <w:lang w:eastAsia="de-DE"/>
        </w:rPr>
      </w:pPr>
      <w:r>
        <w:rPr>
          <w:lang w:eastAsia="de-DE"/>
        </w:rPr>
        <w:t xml:space="preserve">Die Szenarien werden aufgrund der Daten von 1993 bis </w:t>
      </w:r>
      <w:r w:rsidR="005428AB">
        <w:rPr>
          <w:lang w:eastAsia="de-DE"/>
        </w:rPr>
        <w:t>2020</w:t>
      </w:r>
      <w:r>
        <w:rPr>
          <w:lang w:eastAsia="de-DE"/>
        </w:rPr>
        <w:t xml:space="preserve"> für die </w:t>
      </w:r>
      <w:proofErr w:type="spellStart"/>
      <w:r>
        <w:rPr>
          <w:lang w:eastAsia="de-DE"/>
        </w:rPr>
        <w:t>Szenarienjahre</w:t>
      </w:r>
      <w:proofErr w:type="spellEnd"/>
      <w:r>
        <w:rPr>
          <w:lang w:eastAsia="de-DE"/>
        </w:rPr>
        <w:t xml:space="preserve"> </w:t>
      </w:r>
      <w:r w:rsidR="0062524E">
        <w:rPr>
          <w:lang w:eastAsia="de-DE"/>
        </w:rPr>
        <w:t>202</w:t>
      </w:r>
      <w:ins w:id="2" w:author="Daniel Baumgartner (sszbad)" w:date="2022-04-06T13:42:00Z">
        <w:r w:rsidR="007D6188">
          <w:rPr>
            <w:lang w:eastAsia="de-DE"/>
          </w:rPr>
          <w:t>2</w:t>
        </w:r>
      </w:ins>
      <w:del w:id="3" w:author="Daniel Baumgartner (sszbad)" w:date="2022-04-06T13:42:00Z">
        <w:r w:rsidR="0062524E" w:rsidDel="007D6188">
          <w:rPr>
            <w:lang w:eastAsia="de-DE"/>
          </w:rPr>
          <w:delText>1</w:delText>
        </w:r>
      </w:del>
      <w:r>
        <w:rPr>
          <w:lang w:eastAsia="de-DE"/>
        </w:rPr>
        <w:t xml:space="preserve"> bis </w:t>
      </w:r>
      <w:r w:rsidR="00CD1B29">
        <w:rPr>
          <w:lang w:eastAsia="de-DE"/>
        </w:rPr>
        <w:t>2040</w:t>
      </w:r>
      <w:r>
        <w:rPr>
          <w:lang w:eastAsia="de-DE"/>
        </w:rPr>
        <w:t xml:space="preserve"> gerechnet. Bestand und Prozesse werden </w:t>
      </w:r>
      <w:proofErr w:type="gramStart"/>
      <w:r>
        <w:rPr>
          <w:lang w:eastAsia="de-DE"/>
        </w:rPr>
        <w:t>nach</w:t>
      </w:r>
      <w:ins w:id="4" w:author="Daniel Baumgartner (sszbad)" w:date="2022-04-06T13:42:00Z">
        <w:r w:rsidR="007D6188">
          <w:rPr>
            <w:lang w:eastAsia="de-DE"/>
          </w:rPr>
          <w:t xml:space="preserve"> </w:t>
        </w:r>
      </w:ins>
      <w:r>
        <w:rPr>
          <w:lang w:eastAsia="de-DE"/>
        </w:rPr>
        <w:t>folgenden</w:t>
      </w:r>
      <w:proofErr w:type="gramEnd"/>
      <w:r>
        <w:rPr>
          <w:lang w:eastAsia="de-DE"/>
        </w:rPr>
        <w:t xml:space="preserve"> Kohorten gegliedert:</w:t>
      </w:r>
    </w:p>
    <w:p w14:paraId="546FC5D8" w14:textId="4AD6BC46" w:rsidR="00A967FE" w:rsidRDefault="00B21C34" w:rsidP="00A967FE">
      <w:pPr>
        <w:pStyle w:val="AufzhlungStrich"/>
        <w:rPr>
          <w:lang w:eastAsia="de-DE"/>
        </w:rPr>
      </w:pPr>
      <w:r>
        <w:rPr>
          <w:lang w:eastAsia="de-DE"/>
        </w:rPr>
        <w:t>Alter: e</w:t>
      </w:r>
      <w:r w:rsidR="00A967FE">
        <w:rPr>
          <w:lang w:eastAsia="de-DE"/>
        </w:rPr>
        <w:t>inzelne Altersjahre von 0 bis 120</w:t>
      </w:r>
      <w:r w:rsidR="004D16DE">
        <w:rPr>
          <w:lang w:eastAsia="de-DE"/>
        </w:rPr>
        <w:t>;</w:t>
      </w:r>
    </w:p>
    <w:p w14:paraId="5F05D36C" w14:textId="622A12A9" w:rsidR="00A967FE" w:rsidRDefault="00B21C34" w:rsidP="00A967FE">
      <w:pPr>
        <w:pStyle w:val="AufzhlungStrich"/>
        <w:rPr>
          <w:lang w:eastAsia="de-DE"/>
        </w:rPr>
      </w:pPr>
      <w:r>
        <w:rPr>
          <w:lang w:eastAsia="de-DE"/>
        </w:rPr>
        <w:t>Geschlecht: w</w:t>
      </w:r>
      <w:r w:rsidR="00A967FE">
        <w:rPr>
          <w:lang w:eastAsia="de-DE"/>
        </w:rPr>
        <w:t>eiblich, männlich</w:t>
      </w:r>
      <w:r w:rsidR="004D16DE">
        <w:rPr>
          <w:lang w:eastAsia="de-DE"/>
        </w:rPr>
        <w:t>;</w:t>
      </w:r>
    </w:p>
    <w:p w14:paraId="7D8CBBE9" w14:textId="0B27AEE2" w:rsidR="00A967FE" w:rsidRDefault="00483E6B" w:rsidP="00A967FE">
      <w:pPr>
        <w:pStyle w:val="AufzhlungStrich"/>
        <w:rPr>
          <w:lang w:eastAsia="de-DE"/>
        </w:rPr>
      </w:pPr>
      <w:r>
        <w:rPr>
          <w:lang w:eastAsia="de-DE"/>
        </w:rPr>
        <w:t>Herkunft</w:t>
      </w:r>
      <w:r w:rsidR="00A967FE">
        <w:rPr>
          <w:lang w:eastAsia="de-DE"/>
        </w:rPr>
        <w:t xml:space="preserve">: </w:t>
      </w:r>
      <w:r w:rsidR="00EE08AE">
        <w:rPr>
          <w:lang w:eastAsia="de-DE"/>
        </w:rPr>
        <w:t xml:space="preserve">Schweizer/-innen, Ausländer/-innen; </w:t>
      </w:r>
    </w:p>
    <w:p w14:paraId="4B23A4D8" w14:textId="4D293AA5" w:rsidR="00A967FE" w:rsidRDefault="00A967FE" w:rsidP="00A967FE">
      <w:pPr>
        <w:pStyle w:val="AufzhlungStrich"/>
        <w:rPr>
          <w:lang w:eastAsia="de-DE"/>
        </w:rPr>
      </w:pPr>
      <w:r>
        <w:rPr>
          <w:lang w:eastAsia="de-DE"/>
        </w:rPr>
        <w:t>Raumbezug: Stadtquartiere; die Quartiere des Kreis</w:t>
      </w:r>
      <w:r w:rsidR="00A90ABB">
        <w:rPr>
          <w:lang w:eastAsia="de-DE"/>
        </w:rPr>
        <w:t> </w:t>
      </w:r>
      <w:r>
        <w:rPr>
          <w:lang w:eastAsia="de-DE"/>
        </w:rPr>
        <w:t>1 werden zusammengefasst; dadurch ergeben sich 31 räumliche Einheiten</w:t>
      </w:r>
      <w:r w:rsidR="007A570E">
        <w:rPr>
          <w:lang w:eastAsia="de-DE"/>
        </w:rPr>
        <w:t>.</w:t>
      </w:r>
    </w:p>
    <w:p w14:paraId="41BBB511" w14:textId="77777777" w:rsidR="004D5AB0" w:rsidRDefault="004D5AB0" w:rsidP="004D5AB0">
      <w:pPr>
        <w:pStyle w:val="AufzhlungStrich"/>
        <w:numPr>
          <w:ilvl w:val="0"/>
          <w:numId w:val="0"/>
        </w:numPr>
        <w:ind w:left="3289"/>
        <w:rPr>
          <w:lang w:eastAsia="de-DE"/>
        </w:rPr>
      </w:pPr>
    </w:p>
    <w:p w14:paraId="02398736" w14:textId="091C991F" w:rsidR="00A967FE" w:rsidRDefault="00A967FE">
      <w:pPr>
        <w:spacing w:line="240" w:lineRule="auto"/>
        <w:ind w:left="0"/>
        <w:rPr>
          <w:rFonts w:eastAsiaTheme="minorHAnsi" w:cstheme="minorBidi"/>
          <w:lang w:eastAsia="de-DE"/>
        </w:rPr>
      </w:pPr>
      <w:r>
        <w:rPr>
          <w:lang w:eastAsia="de-DE"/>
        </w:rPr>
        <w:br w:type="page"/>
      </w:r>
    </w:p>
    <w:p w14:paraId="292AEE1D" w14:textId="5AB2FB4A" w:rsidR="00A967FE" w:rsidRDefault="00A967FE" w:rsidP="00A967FE">
      <w:pPr>
        <w:pStyle w:val="Randnotiz"/>
        <w:framePr w:wrap="around"/>
      </w:pPr>
      <w:r>
        <w:lastRenderedPageBreak/>
        <w:t>Zeitliche Aspekte</w:t>
      </w:r>
    </w:p>
    <w:p w14:paraId="19854B18" w14:textId="0B29CC6B" w:rsidR="00A967FE" w:rsidRDefault="00A967FE" w:rsidP="00A967FE">
      <w:pPr>
        <w:rPr>
          <w:lang w:eastAsia="de-DE"/>
        </w:rPr>
      </w:pPr>
      <w:r>
        <w:rPr>
          <w:lang w:eastAsia="de-DE"/>
        </w:rPr>
        <w:t xml:space="preserve">Im </w:t>
      </w:r>
      <w:proofErr w:type="spellStart"/>
      <w:r>
        <w:rPr>
          <w:lang w:eastAsia="de-DE"/>
        </w:rPr>
        <w:t>Szenarienmodell</w:t>
      </w:r>
      <w:proofErr w:type="spellEnd"/>
      <w:r>
        <w:rPr>
          <w:lang w:eastAsia="de-DE"/>
        </w:rPr>
        <w:t xml:space="preserve"> werden verschiedene Zeitspannen verwendet; der Zeitbezug ist je nach modelliertem Prozess (Geburten, Todesfälle, usw.) unterschiedlich. Grundsätzlich sind drei Zeitspannen von Interesse:</w:t>
      </w:r>
    </w:p>
    <w:p w14:paraId="299E90E4" w14:textId="434DDB29" w:rsidR="00A967FE" w:rsidRDefault="00A967FE" w:rsidP="00A967FE">
      <w:pPr>
        <w:pStyle w:val="AufzhlungStrich"/>
        <w:rPr>
          <w:lang w:eastAsia="de-DE"/>
        </w:rPr>
      </w:pPr>
      <w:r w:rsidRPr="00A967FE">
        <w:rPr>
          <w:b/>
          <w:lang w:eastAsia="de-DE"/>
        </w:rPr>
        <w:t>Vorhandene Daten</w:t>
      </w:r>
      <w:r>
        <w:rPr>
          <w:lang w:eastAsia="de-DE"/>
        </w:rPr>
        <w:t>: Für welche Zeitperiode sind Daten verfügbar?</w:t>
      </w:r>
    </w:p>
    <w:p w14:paraId="214930D3" w14:textId="0D5300A3" w:rsidR="00A967FE" w:rsidRDefault="00A967FE" w:rsidP="00797A86">
      <w:pPr>
        <w:pStyle w:val="AufzhlungStrich"/>
        <w:rPr>
          <w:lang w:eastAsia="de-DE"/>
        </w:rPr>
      </w:pPr>
      <w:r w:rsidRPr="00A967FE">
        <w:rPr>
          <w:b/>
          <w:lang w:eastAsia="de-DE"/>
        </w:rPr>
        <w:t>Datenbasis</w:t>
      </w:r>
      <w:r>
        <w:rPr>
          <w:lang w:eastAsia="de-DE"/>
        </w:rPr>
        <w:t xml:space="preserve">: Für die meisten Prozesse werden Trends oder Mittelwerte berechnet. Als Datenbasis dazu werden meistens die letzten </w:t>
      </w:r>
      <w:r w:rsidR="007A570E">
        <w:rPr>
          <w:lang w:eastAsia="de-DE"/>
        </w:rPr>
        <w:t>elf</w:t>
      </w:r>
      <w:r w:rsidR="00DE29D4">
        <w:rPr>
          <w:lang w:eastAsia="de-DE"/>
        </w:rPr>
        <w:t xml:space="preserve"> Jahre verwendet («normale Da</w:t>
      </w:r>
      <w:r>
        <w:rPr>
          <w:lang w:eastAsia="de-DE"/>
        </w:rPr>
        <w:t>tenbasis»). Bei gewissen Prozessen, die sich von Jahr zu Jahr in ihrer Dynamik nur geringfügig ändern, werden zwecks robustere</w:t>
      </w:r>
      <w:r w:rsidR="008C567C">
        <w:rPr>
          <w:lang w:eastAsia="de-DE"/>
        </w:rPr>
        <w:t>r</w:t>
      </w:r>
      <w:r>
        <w:rPr>
          <w:lang w:eastAsia="de-DE"/>
        </w:rPr>
        <w:t xml:space="preserve"> Berechnung längere</w:t>
      </w:r>
      <w:r w:rsidR="00DE29D4">
        <w:rPr>
          <w:lang w:eastAsia="de-DE"/>
        </w:rPr>
        <w:t xml:space="preserve"> Zeitperioden ver</w:t>
      </w:r>
      <w:r>
        <w:rPr>
          <w:lang w:eastAsia="de-DE"/>
        </w:rPr>
        <w:t xml:space="preserve">wendet («lange Datenbasis»). Die «lange Datenbasis» wird beispielsweise für die Berechnung </w:t>
      </w:r>
      <w:r w:rsidR="00951B10">
        <w:rPr>
          <w:lang w:eastAsia="de-DE"/>
        </w:rPr>
        <w:t>des</w:t>
      </w:r>
      <w:r>
        <w:rPr>
          <w:lang w:eastAsia="de-DE"/>
        </w:rPr>
        <w:t xml:space="preserve"> zukünftigen </w:t>
      </w:r>
      <w:r w:rsidR="00951B10">
        <w:rPr>
          <w:lang w:eastAsia="de-DE"/>
        </w:rPr>
        <w:t>Geschlechterverhältnis</w:t>
      </w:r>
      <w:r w:rsidR="00A90ABB">
        <w:rPr>
          <w:lang w:eastAsia="de-DE"/>
        </w:rPr>
        <w:t>ses</w:t>
      </w:r>
      <w:r w:rsidR="00951B10">
        <w:rPr>
          <w:lang w:eastAsia="de-DE"/>
        </w:rPr>
        <w:t xml:space="preserve"> bei </w:t>
      </w:r>
      <w:r w:rsidR="008C567C">
        <w:rPr>
          <w:lang w:eastAsia="de-DE"/>
        </w:rPr>
        <w:t>Neugeborenen</w:t>
      </w:r>
      <w:r>
        <w:rPr>
          <w:lang w:eastAsia="de-DE"/>
        </w:rPr>
        <w:t xml:space="preserve"> verwendet.</w:t>
      </w:r>
    </w:p>
    <w:p w14:paraId="73025A02" w14:textId="3910650B" w:rsidR="00A967FE" w:rsidRDefault="00A967FE" w:rsidP="00A967FE">
      <w:pPr>
        <w:pStyle w:val="AufzhlungStrich"/>
        <w:rPr>
          <w:lang w:eastAsia="de-DE"/>
        </w:rPr>
      </w:pPr>
      <w:proofErr w:type="spellStart"/>
      <w:r w:rsidRPr="00A967FE">
        <w:rPr>
          <w:b/>
          <w:lang w:eastAsia="de-DE"/>
        </w:rPr>
        <w:t>Szenarienjahre</w:t>
      </w:r>
      <w:proofErr w:type="spellEnd"/>
      <w:r>
        <w:rPr>
          <w:lang w:eastAsia="de-DE"/>
        </w:rPr>
        <w:t>: Für welche Jahre in der Zukunft werden die Szenarien berechnet?</w:t>
      </w:r>
    </w:p>
    <w:p w14:paraId="5675C805" w14:textId="45011AA8" w:rsidR="00FB6513" w:rsidRDefault="000A039B" w:rsidP="00FB6513">
      <w:pPr>
        <w:rPr>
          <w:lang w:eastAsia="de-DE"/>
        </w:rPr>
      </w:pPr>
      <w:commentRangeStart w:id="5"/>
      <w:r>
        <w:rPr>
          <w:noProof/>
          <w:lang w:eastAsia="de-CH"/>
        </w:rPr>
        <w:drawing>
          <wp:anchor distT="0" distB="0" distL="114300" distR="114300" simplePos="0" relativeHeight="251726848" behindDoc="0" locked="0" layoutInCell="1" allowOverlap="1" wp14:anchorId="196A50B4" wp14:editId="157FA3C4">
            <wp:simplePos x="0" y="0"/>
            <wp:positionH relativeFrom="margin">
              <wp:align>right</wp:align>
            </wp:positionH>
            <wp:positionV relativeFrom="paragraph">
              <wp:posOffset>290140</wp:posOffset>
            </wp:positionV>
            <wp:extent cx="3996000" cy="2993635"/>
            <wp:effectExtent l="0" t="0" r="5080" b="0"/>
            <wp:wrapSquare wrapText="right"/>
            <wp:docPr id="206" name="Grafik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96000" cy="2993635"/>
                    </a:xfrm>
                    <a:prstGeom prst="rect">
                      <a:avLst/>
                    </a:prstGeom>
                    <a:noFill/>
                  </pic:spPr>
                </pic:pic>
              </a:graphicData>
            </a:graphic>
            <wp14:sizeRelH relativeFrom="margin">
              <wp14:pctWidth>0</wp14:pctWidth>
            </wp14:sizeRelH>
            <wp14:sizeRelV relativeFrom="margin">
              <wp14:pctHeight>0</wp14:pctHeight>
            </wp14:sizeRelV>
          </wp:anchor>
        </w:drawing>
      </w:r>
      <w:commentRangeEnd w:id="5"/>
      <w:r w:rsidR="007D6188">
        <w:rPr>
          <w:rStyle w:val="Kommentarzeichen"/>
        </w:rPr>
        <w:commentReference w:id="5"/>
      </w:r>
    </w:p>
    <w:p w14:paraId="1E0B2197" w14:textId="255302CC" w:rsidR="00A967FE" w:rsidRDefault="00461C7A" w:rsidP="00A967FE">
      <w:pPr>
        <w:rPr>
          <w:lang w:eastAsia="de-DE"/>
        </w:rPr>
      </w:pPr>
      <w:r w:rsidRPr="00461C7A">
        <w:rPr>
          <w:lang w:eastAsia="de-DE"/>
        </w:rPr>
        <w:t>G_2.2: Zeit-Parameter</w:t>
      </w:r>
    </w:p>
    <w:p w14:paraId="2C1472E7" w14:textId="313CFADD" w:rsidR="00461C7A" w:rsidRDefault="00461C7A">
      <w:pPr>
        <w:spacing w:line="240" w:lineRule="auto"/>
        <w:ind w:left="0"/>
        <w:rPr>
          <w:lang w:eastAsia="de-DE"/>
        </w:rPr>
      </w:pPr>
      <w:r>
        <w:rPr>
          <w:lang w:eastAsia="de-DE"/>
        </w:rPr>
        <w:br w:type="page"/>
      </w:r>
    </w:p>
    <w:p w14:paraId="6D63EDDA" w14:textId="7A5F2C10" w:rsidR="00667634" w:rsidRDefault="00461C7A" w:rsidP="00667634">
      <w:pPr>
        <w:pStyle w:val="berschrift1"/>
      </w:pPr>
      <w:bookmarkStart w:id="6" w:name="_Toc100062454"/>
      <w:r>
        <w:lastRenderedPageBreak/>
        <w:t>Prozesse</w:t>
      </w:r>
      <w:bookmarkEnd w:id="6"/>
    </w:p>
    <w:p w14:paraId="21DEDD38" w14:textId="0FEE3F5A" w:rsidR="00E564D9" w:rsidRDefault="00E564D9" w:rsidP="00E564D9">
      <w:r w:rsidRPr="00E564D9">
        <w:t>Die Modelle für die verschie</w:t>
      </w:r>
      <w:r>
        <w:t>denen Prozesse sowie die Funkti</w:t>
      </w:r>
      <w:r w:rsidR="00181D70">
        <w:t>onsweise</w:t>
      </w:r>
      <w:r w:rsidRPr="00E564D9">
        <w:t xml:space="preserve"> der Parameter werden anhand von Skizzen erklärt. In diesen Skizzen werden für die Auswertungs</w:t>
      </w:r>
      <w:r w:rsidR="009809E3">
        <w:softHyphen/>
      </w:r>
      <w:r w:rsidRPr="00E564D9">
        <w:t>dimensionen Symbol-Werte eingesetzt; beispielsweise wird bei einer Analyse nach Quartier der Text «Quartier =</w:t>
      </w:r>
      <w:r>
        <w:t xml:space="preserve"> </w:t>
      </w:r>
      <w:proofErr w:type="spellStart"/>
      <w:r>
        <w:t>Höngg</w:t>
      </w:r>
      <w:proofErr w:type="spellEnd"/>
      <w:r>
        <w:t>» verwendet. Die Modellpa</w:t>
      </w:r>
      <w:r w:rsidRPr="00E564D9">
        <w:t>rameter sind in den Skizze</w:t>
      </w:r>
      <w:r w:rsidR="00DE29D4">
        <w:t>n stets mit roter Farbe hinterl</w:t>
      </w:r>
      <w:r w:rsidRPr="00E564D9">
        <w:t>egt.</w:t>
      </w:r>
    </w:p>
    <w:p w14:paraId="2B9C4F46" w14:textId="4CE62FA7" w:rsidR="00E564D9" w:rsidRDefault="005B56AA" w:rsidP="005B56AA">
      <w:pPr>
        <w:pStyle w:val="berschrift2"/>
      </w:pPr>
      <w:bookmarkStart w:id="7" w:name="_Toc100062455"/>
      <w:r>
        <w:t>Geburt</w:t>
      </w:r>
      <w:bookmarkEnd w:id="7"/>
    </w:p>
    <w:p w14:paraId="61A5695A" w14:textId="34E625C6" w:rsidR="00A54BCF" w:rsidRDefault="00955919" w:rsidP="00A54BCF">
      <w:pPr>
        <w:pStyle w:val="Randnotiz"/>
        <w:framePr w:wrap="around"/>
      </w:pPr>
      <w:r>
        <w:t>Altersspezifische Fertilitätsrate</w:t>
      </w:r>
    </w:p>
    <w:p w14:paraId="4D1E3600" w14:textId="31DA014D" w:rsidR="0043263D" w:rsidRDefault="00955919" w:rsidP="002F7B62">
      <w:r>
        <w:t>Die altersspezifische</w:t>
      </w:r>
      <w:r w:rsidR="00884245" w:rsidRPr="00E222D9">
        <w:t xml:space="preserve"> </w:t>
      </w:r>
      <w:r w:rsidR="00884245" w:rsidRPr="00084A85">
        <w:rPr>
          <w:b/>
        </w:rPr>
        <w:t>Fertilitätsrate</w:t>
      </w:r>
      <w:r>
        <w:t xml:space="preserve"> sind die Anzahl Geburten durch Frauen eines bestimmten Alters geteilt durch die Population an Frauen dieses Alters.</w:t>
      </w:r>
      <w:r w:rsidR="009765D3">
        <w:t xml:space="preserve"> In der Demographie ist es ü</w:t>
      </w:r>
      <w:r w:rsidR="0043742F">
        <w:t xml:space="preserve">blich, dass die Fertilitätsraten für den Altersbereich von 15 bis 49 Jahren, dem sogenannten «gebärfähigen» Alter, berechnet wird. </w:t>
      </w:r>
      <w:r w:rsidR="00884245">
        <w:t xml:space="preserve">Diese Altersgrenzen werden im </w:t>
      </w:r>
      <w:proofErr w:type="spellStart"/>
      <w:r w:rsidR="00884245">
        <w:t>Bevölkerungs</w:t>
      </w:r>
      <w:r w:rsidR="00DE1F74">
        <w:softHyphen/>
      </w:r>
      <w:r w:rsidR="00884245">
        <w:t>szenarien</w:t>
      </w:r>
      <w:r w:rsidR="00C6046C">
        <w:softHyphen/>
      </w:r>
      <w:r w:rsidR="00884245">
        <w:t>modell</w:t>
      </w:r>
      <w:proofErr w:type="spellEnd"/>
      <w:r w:rsidR="00884245">
        <w:t xml:space="preserve"> als Parameter </w:t>
      </w:r>
      <w:r w:rsidR="00140E0C">
        <w:t>(</w:t>
      </w:r>
      <w:proofErr w:type="spellStart"/>
      <w:r w:rsidR="007021DC">
        <w:rPr>
          <w:i/>
        </w:rPr>
        <w:t>bir_age_begin</w:t>
      </w:r>
      <w:proofErr w:type="spellEnd"/>
      <w:r w:rsidR="00140E0C">
        <w:t xml:space="preserve">, </w:t>
      </w:r>
      <w:proofErr w:type="spellStart"/>
      <w:r w:rsidR="007021DC">
        <w:rPr>
          <w:i/>
        </w:rPr>
        <w:t>bir_age_end</w:t>
      </w:r>
      <w:proofErr w:type="spellEnd"/>
      <w:r w:rsidR="00140E0C">
        <w:t>) geführt</w:t>
      </w:r>
      <w:r w:rsidR="00884245">
        <w:t>.</w:t>
      </w:r>
      <w:r w:rsidR="001E1CDE">
        <w:t xml:space="preserve"> </w:t>
      </w:r>
      <w:r w:rsidR="006537D4">
        <w:t xml:space="preserve">Die Fertilitätsrate nach Alter wird grundsätzlich pro Quartier, </w:t>
      </w:r>
      <w:r w:rsidR="00C6046C">
        <w:t>Jahr</w:t>
      </w:r>
      <w:r w:rsidR="002658F3">
        <w:t xml:space="preserve"> und Herkunft berechnet (G_3.1.1</w:t>
      </w:r>
      <w:r w:rsidR="00F711EF">
        <w:t>, oben</w:t>
      </w:r>
      <w:r w:rsidR="002658F3">
        <w:t xml:space="preserve">). </w:t>
      </w:r>
      <w:r w:rsidR="00BC3972">
        <w:t xml:space="preserve">Zudem </w:t>
      </w:r>
      <w:r w:rsidR="002658F3">
        <w:t>findet die Berechnung nac</w:t>
      </w:r>
      <w:r w:rsidR="006333B2">
        <w:t>h</w:t>
      </w:r>
      <w:r w:rsidR="006D417D">
        <w:t xml:space="preserve"> </w:t>
      </w:r>
      <w:r w:rsidR="00C6046C">
        <w:t>Jahr</w:t>
      </w:r>
      <w:r w:rsidR="006D417D">
        <w:t xml:space="preserve"> und Herkunft (G_3.1.1, Mitte) und nur nach </w:t>
      </w:r>
      <w:r w:rsidR="00521617">
        <w:t>Jahr</w:t>
      </w:r>
      <w:r w:rsidR="002F7B62">
        <w:t xml:space="preserve"> statt (G_3.1.1, unten).</w:t>
      </w:r>
    </w:p>
    <w:p w14:paraId="475589A8" w14:textId="7AF44D1A" w:rsidR="004C33B0" w:rsidRDefault="004C33B0" w:rsidP="002F7B62">
      <w:r w:rsidRPr="004C33B0">
        <w:rPr>
          <w:noProof/>
          <w:lang w:eastAsia="de-CH"/>
        </w:rPr>
        <w:drawing>
          <wp:anchor distT="0" distB="0" distL="114300" distR="114300" simplePos="0" relativeHeight="251748352" behindDoc="0" locked="0" layoutInCell="1" allowOverlap="1" wp14:anchorId="5EED34E2" wp14:editId="1215CCA8">
            <wp:simplePos x="0" y="0"/>
            <wp:positionH relativeFrom="column">
              <wp:posOffset>2086146</wp:posOffset>
            </wp:positionH>
            <wp:positionV relativeFrom="paragraph">
              <wp:posOffset>133056</wp:posOffset>
            </wp:positionV>
            <wp:extent cx="3921379" cy="3983842"/>
            <wp:effectExtent l="0" t="0" r="3175" b="0"/>
            <wp:wrapNone/>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921858" cy="3984329"/>
                    </a:xfrm>
                    <a:prstGeom prst="rect">
                      <a:avLst/>
                    </a:prstGeom>
                  </pic:spPr>
                </pic:pic>
              </a:graphicData>
            </a:graphic>
            <wp14:sizeRelH relativeFrom="margin">
              <wp14:pctWidth>0</wp14:pctWidth>
            </wp14:sizeRelH>
            <wp14:sizeRelV relativeFrom="margin">
              <wp14:pctHeight>0</wp14:pctHeight>
            </wp14:sizeRelV>
          </wp:anchor>
        </w:drawing>
      </w:r>
    </w:p>
    <w:p w14:paraId="6950E5C8" w14:textId="6ECAF3B5" w:rsidR="00935826" w:rsidRDefault="00935826" w:rsidP="00E564D9"/>
    <w:p w14:paraId="2CD251C1" w14:textId="7803227A" w:rsidR="00935826" w:rsidRDefault="00935826" w:rsidP="00E564D9"/>
    <w:p w14:paraId="46A2ECF6" w14:textId="6B2CE3B2" w:rsidR="00935826" w:rsidRDefault="00935826" w:rsidP="00E564D9"/>
    <w:p w14:paraId="1D4DD7F7" w14:textId="48029364" w:rsidR="00935826" w:rsidRDefault="00935826" w:rsidP="00E564D9"/>
    <w:p w14:paraId="7758F083" w14:textId="6B6BFF0C" w:rsidR="00935826" w:rsidRDefault="00935826" w:rsidP="00E564D9"/>
    <w:p w14:paraId="56A372F2" w14:textId="15E24B7E" w:rsidR="00935826" w:rsidRDefault="00935826" w:rsidP="00E564D9"/>
    <w:p w14:paraId="648E0E48" w14:textId="31B69AEA" w:rsidR="00935826" w:rsidRDefault="00935826" w:rsidP="00E564D9"/>
    <w:p w14:paraId="3B713BFB" w14:textId="25DD07A4" w:rsidR="00935826" w:rsidRDefault="00935826" w:rsidP="00E564D9"/>
    <w:p w14:paraId="6BF8DF73" w14:textId="77777777" w:rsidR="00935826" w:rsidRDefault="00935826" w:rsidP="00E564D9"/>
    <w:p w14:paraId="2928508B" w14:textId="0809F6AF" w:rsidR="003369C3" w:rsidRDefault="003369C3" w:rsidP="00E564D9"/>
    <w:p w14:paraId="0149412A" w14:textId="7DE994D0" w:rsidR="003369C3" w:rsidRDefault="003369C3" w:rsidP="00E564D9"/>
    <w:p w14:paraId="04FEF4CA" w14:textId="52F9B282" w:rsidR="003369C3" w:rsidRDefault="003369C3" w:rsidP="00E564D9"/>
    <w:p w14:paraId="50420F53" w14:textId="40707E38" w:rsidR="00935826" w:rsidRDefault="00935826" w:rsidP="00E564D9"/>
    <w:p w14:paraId="36A6F19A" w14:textId="473E8155" w:rsidR="00935826" w:rsidRDefault="00935826" w:rsidP="00E564D9"/>
    <w:p w14:paraId="43F4701F" w14:textId="1DC30731" w:rsidR="00935826" w:rsidRDefault="00935826" w:rsidP="00E564D9"/>
    <w:p w14:paraId="5DF7B4D9" w14:textId="77777777" w:rsidR="00935826" w:rsidRDefault="00935826" w:rsidP="00E564D9"/>
    <w:p w14:paraId="548337B0" w14:textId="05811376" w:rsidR="00884245" w:rsidRDefault="00884245" w:rsidP="00E564D9"/>
    <w:p w14:paraId="43D43B68" w14:textId="7852CD9E" w:rsidR="00935826" w:rsidRDefault="00935826" w:rsidP="00E564D9"/>
    <w:p w14:paraId="1BA7125F" w14:textId="38E8F027" w:rsidR="00935826" w:rsidRDefault="00935826" w:rsidP="00E564D9"/>
    <w:p w14:paraId="5B51D03F" w14:textId="22D3B808" w:rsidR="00935826" w:rsidRDefault="00935826" w:rsidP="00E564D9"/>
    <w:p w14:paraId="2F47D5E9" w14:textId="56E7A83E" w:rsidR="00935826" w:rsidRDefault="00935826" w:rsidP="00E564D9"/>
    <w:p w14:paraId="102E4085" w14:textId="77777777" w:rsidR="00935826" w:rsidRDefault="00935826" w:rsidP="00E564D9"/>
    <w:p w14:paraId="10C07F0B" w14:textId="038159AB" w:rsidR="00935826" w:rsidRDefault="00935826" w:rsidP="00E564D9"/>
    <w:p w14:paraId="3FE47F6D" w14:textId="77777777" w:rsidR="007A04A9" w:rsidRDefault="007A04A9" w:rsidP="00E564D9"/>
    <w:p w14:paraId="46E949FF" w14:textId="771B6837" w:rsidR="00884245" w:rsidRDefault="00884245" w:rsidP="00884245">
      <w:r w:rsidRPr="00884245">
        <w:t>G_3.1.</w:t>
      </w:r>
      <w:r w:rsidR="002C1761">
        <w:t>1</w:t>
      </w:r>
      <w:r w:rsidRPr="00884245">
        <w:t>: Fertilitä</w:t>
      </w:r>
      <w:r w:rsidR="007A04A9">
        <w:t>tsrate</w:t>
      </w:r>
    </w:p>
    <w:p w14:paraId="050E8B2A" w14:textId="385B6496" w:rsidR="00F17C23" w:rsidRDefault="00F17C23">
      <w:pPr>
        <w:spacing w:line="240" w:lineRule="auto"/>
        <w:ind w:left="0"/>
      </w:pPr>
      <w:r>
        <w:br w:type="page"/>
      </w:r>
    </w:p>
    <w:p w14:paraId="25863E92" w14:textId="53605AE4" w:rsidR="00955919" w:rsidRDefault="00147B81" w:rsidP="00884245">
      <w:r>
        <w:lastRenderedPageBreak/>
        <w:t>Bei gewissen Kombination von Quartier, Jahr und Herkunft gibt es nur wenige Frauen eines bestimmten Altersjahres und noch weniger Geburten. Entsprechend schwanken die berechneten Fertilitätsraten</w:t>
      </w:r>
      <w:r w:rsidR="005F5F23">
        <w:t xml:space="preserve"> von Jahr zu Jahr beträchtlich. </w:t>
      </w:r>
      <w:r w:rsidR="0016657C">
        <w:t>Um robuste Fertilitätsraten zu er</w:t>
      </w:r>
      <w:r w:rsidR="00134ABB">
        <w:t>halten, wird folgendes gemacht:</w:t>
      </w:r>
    </w:p>
    <w:p w14:paraId="377DFA33" w14:textId="525C5E56" w:rsidR="00134ABB" w:rsidRDefault="00134ABB" w:rsidP="00134ABB">
      <w:pPr>
        <w:pStyle w:val="Listenabsatz"/>
        <w:numPr>
          <w:ilvl w:val="0"/>
          <w:numId w:val="27"/>
        </w:numPr>
        <w:ind w:left="3686" w:hanging="382"/>
      </w:pPr>
      <w:r>
        <w:t>Grundsätzlich werden die Fertilitätsraten nach Quartier, Jahr, Alter und Herkunft verwendet.</w:t>
      </w:r>
    </w:p>
    <w:p w14:paraId="2C6991A2" w14:textId="04FCB168" w:rsidR="00134ABB" w:rsidRDefault="00134ABB" w:rsidP="00134ABB">
      <w:pPr>
        <w:pStyle w:val="Listenabsatz"/>
        <w:numPr>
          <w:ilvl w:val="0"/>
          <w:numId w:val="27"/>
        </w:numPr>
        <w:ind w:left="3686" w:hanging="382"/>
      </w:pPr>
      <w:r>
        <w:t xml:space="preserve">Sind im Bevölkerungsbestand weniger als eine bestimmte Anzahl Frauen vorhanden (Parameter </w:t>
      </w:r>
      <w:proofErr w:type="spellStart"/>
      <w:r w:rsidRPr="00134ABB">
        <w:rPr>
          <w:i/>
        </w:rPr>
        <w:t>bir_thres_origin</w:t>
      </w:r>
      <w:proofErr w:type="spellEnd"/>
      <w:r>
        <w:t>), wird die Fertilitätsrate nach Jahr, Alter und Herkunft verwendet (ohne Quartier).</w:t>
      </w:r>
    </w:p>
    <w:p w14:paraId="78C910E5" w14:textId="6A8137CC" w:rsidR="00FB4667" w:rsidRDefault="00FB4667" w:rsidP="00134ABB">
      <w:pPr>
        <w:pStyle w:val="Listenabsatz"/>
        <w:numPr>
          <w:ilvl w:val="0"/>
          <w:numId w:val="27"/>
        </w:numPr>
        <w:ind w:left="3686" w:hanging="382"/>
      </w:pPr>
      <w:r>
        <w:t xml:space="preserve">Sind im Bevölkerungsbestand noch weniger Frauen (Parameter </w:t>
      </w:r>
      <w:proofErr w:type="spellStart"/>
      <w:r w:rsidRPr="00FB4667">
        <w:rPr>
          <w:i/>
        </w:rPr>
        <w:t>bir_thres_overall</w:t>
      </w:r>
      <w:proofErr w:type="spellEnd"/>
      <w:r>
        <w:t>), benützt man die Fertilitätsrate nach Jahr und Alter (ohne Herkunft und Quartier).</w:t>
      </w:r>
    </w:p>
    <w:p w14:paraId="5DC56A64" w14:textId="7AA303C9" w:rsidR="00D45A21" w:rsidRDefault="00D45A21" w:rsidP="00134ABB">
      <w:pPr>
        <w:pStyle w:val="Listenabsatz"/>
        <w:numPr>
          <w:ilvl w:val="0"/>
          <w:numId w:val="27"/>
        </w:numPr>
        <w:ind w:left="3686" w:hanging="382"/>
      </w:pPr>
      <w:r>
        <w:t xml:space="preserve">Falls noch weniger Frauen vorhanden sind (Population kleiner als </w:t>
      </w:r>
      <w:proofErr w:type="spellStart"/>
      <w:r w:rsidRPr="00D45A21">
        <w:rPr>
          <w:i/>
        </w:rPr>
        <w:t>bir_thres_const</w:t>
      </w:r>
      <w:proofErr w:type="spellEnd"/>
      <w:r>
        <w:t>), wird eine konstante Fertilitätsrate verwendet. Deren Wert wird mit einem Parameter festgelegt (</w:t>
      </w:r>
      <w:proofErr w:type="spellStart"/>
      <w:r w:rsidRPr="00D45A21">
        <w:rPr>
          <w:i/>
        </w:rPr>
        <w:t>bir_thres_value</w:t>
      </w:r>
      <w:proofErr w:type="spellEnd"/>
      <w:r>
        <w:t>).</w:t>
      </w:r>
    </w:p>
    <w:p w14:paraId="03A98EF7" w14:textId="550C5E36" w:rsidR="00955919" w:rsidRDefault="00955919" w:rsidP="00884245"/>
    <w:p w14:paraId="291EE52D" w14:textId="24592B37" w:rsidR="00955919" w:rsidRDefault="00DA3532" w:rsidP="00884245">
      <w:r w:rsidRPr="00DA3532">
        <w:rPr>
          <w:noProof/>
          <w:lang w:eastAsia="de-CH"/>
        </w:rPr>
        <w:drawing>
          <wp:anchor distT="0" distB="0" distL="114300" distR="114300" simplePos="0" relativeHeight="251747328" behindDoc="0" locked="0" layoutInCell="1" allowOverlap="1" wp14:anchorId="4ECDF90C" wp14:editId="00B63D09">
            <wp:simplePos x="0" y="0"/>
            <wp:positionH relativeFrom="column">
              <wp:posOffset>2086146</wp:posOffset>
            </wp:positionH>
            <wp:positionV relativeFrom="paragraph">
              <wp:posOffset>63500</wp:posOffset>
            </wp:positionV>
            <wp:extent cx="4006042" cy="3721536"/>
            <wp:effectExtent l="0" t="0" r="0" b="0"/>
            <wp:wrapNone/>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007450" cy="3722844"/>
                    </a:xfrm>
                    <a:prstGeom prst="rect">
                      <a:avLst/>
                    </a:prstGeom>
                  </pic:spPr>
                </pic:pic>
              </a:graphicData>
            </a:graphic>
            <wp14:sizeRelH relativeFrom="margin">
              <wp14:pctWidth>0</wp14:pctWidth>
            </wp14:sizeRelH>
            <wp14:sizeRelV relativeFrom="margin">
              <wp14:pctHeight>0</wp14:pctHeight>
            </wp14:sizeRelV>
          </wp:anchor>
        </w:drawing>
      </w:r>
    </w:p>
    <w:p w14:paraId="2B5D17E8" w14:textId="393BE181" w:rsidR="00955919" w:rsidRDefault="00955919" w:rsidP="00884245"/>
    <w:p w14:paraId="451D5A1A" w14:textId="13CFC22E" w:rsidR="00955919" w:rsidRDefault="00955919" w:rsidP="00884245"/>
    <w:p w14:paraId="6FB430E0" w14:textId="217A2A53" w:rsidR="00955919" w:rsidRDefault="00955919" w:rsidP="00884245"/>
    <w:p w14:paraId="66B68432" w14:textId="3F42F97D" w:rsidR="00955919" w:rsidRDefault="00955919" w:rsidP="00884245"/>
    <w:p w14:paraId="076A0A7A" w14:textId="6FFBCB6C" w:rsidR="00955919" w:rsidRDefault="00955919" w:rsidP="00884245"/>
    <w:p w14:paraId="29B7E812" w14:textId="3A906270" w:rsidR="00955919" w:rsidRDefault="00955919" w:rsidP="00884245"/>
    <w:p w14:paraId="501D45E4" w14:textId="35DFD086" w:rsidR="00955919" w:rsidRDefault="00955919" w:rsidP="00884245"/>
    <w:p w14:paraId="664F7D18" w14:textId="43D6C3C7" w:rsidR="00955919" w:rsidRDefault="00955919" w:rsidP="00884245"/>
    <w:p w14:paraId="21217FEA" w14:textId="50856180" w:rsidR="00955919" w:rsidRDefault="00955919" w:rsidP="00884245"/>
    <w:p w14:paraId="27FA5381" w14:textId="61F06102" w:rsidR="00955919" w:rsidRDefault="00955919" w:rsidP="00884245"/>
    <w:p w14:paraId="5DC66FED" w14:textId="268A8B9D" w:rsidR="00955919" w:rsidRDefault="00955919" w:rsidP="00884245"/>
    <w:p w14:paraId="2C1AD742" w14:textId="5B2FFCC6" w:rsidR="00955919" w:rsidRDefault="00955919" w:rsidP="00884245"/>
    <w:p w14:paraId="5B01154A" w14:textId="4E75E70B" w:rsidR="00955919" w:rsidRDefault="00955919" w:rsidP="00884245"/>
    <w:p w14:paraId="1C2D8164" w14:textId="61AE3809" w:rsidR="00955919" w:rsidRDefault="00955919" w:rsidP="00884245"/>
    <w:p w14:paraId="73A89A17" w14:textId="18BCD937" w:rsidR="00955919" w:rsidRDefault="00955919" w:rsidP="00884245"/>
    <w:p w14:paraId="1FE5C8C8" w14:textId="77777777" w:rsidR="00955919" w:rsidRDefault="00955919" w:rsidP="00884245"/>
    <w:p w14:paraId="4B6BC96D" w14:textId="77777777" w:rsidR="00955919" w:rsidRDefault="00955919" w:rsidP="00884245"/>
    <w:p w14:paraId="15F44C63" w14:textId="4C4C9CDA" w:rsidR="00955919" w:rsidRDefault="00955919" w:rsidP="00884245"/>
    <w:p w14:paraId="322A2858" w14:textId="6EED9F10" w:rsidR="00955919" w:rsidRDefault="00955919" w:rsidP="00884245"/>
    <w:p w14:paraId="0007ABBC" w14:textId="2D071672" w:rsidR="00454EE6" w:rsidRDefault="00454EE6" w:rsidP="00454EE6"/>
    <w:p w14:paraId="03F4E337" w14:textId="42FE50B8" w:rsidR="003B6249" w:rsidRDefault="003B6249" w:rsidP="00454EE6"/>
    <w:p w14:paraId="316B6EE6" w14:textId="339A0C6B" w:rsidR="003B6249" w:rsidRDefault="003B6249" w:rsidP="00454EE6"/>
    <w:p w14:paraId="4153EFF0" w14:textId="7683FF75" w:rsidR="00454EE6" w:rsidRDefault="00454EE6" w:rsidP="00454EE6">
      <w:r w:rsidRPr="00884245">
        <w:t>G_3.1.</w:t>
      </w:r>
      <w:r>
        <w:t>2</w:t>
      </w:r>
      <w:r w:rsidRPr="00884245">
        <w:t>: Fertilitä</w:t>
      </w:r>
      <w:r>
        <w:t>tsrate in Abhängigkeit des Bestandes</w:t>
      </w:r>
    </w:p>
    <w:p w14:paraId="03829D4F" w14:textId="4B54E256" w:rsidR="00EC2EC9" w:rsidRDefault="00EC2EC9" w:rsidP="00884245"/>
    <w:p w14:paraId="127BCAB9" w14:textId="3F70D9E5" w:rsidR="003B6249" w:rsidRDefault="003B6249">
      <w:pPr>
        <w:spacing w:line="240" w:lineRule="auto"/>
        <w:ind w:left="0"/>
      </w:pPr>
      <w:r>
        <w:br w:type="page"/>
      </w:r>
    </w:p>
    <w:p w14:paraId="6764086C" w14:textId="5609FDDA" w:rsidR="003B6249" w:rsidRDefault="007F212F" w:rsidP="00884245">
      <w:r>
        <w:lastRenderedPageBreak/>
        <w:t>Da die Fertilitätsrate aus mehreren Komponenten zusammengesetzt ist (siehe Grafik G_3.1.2) wird diese ansch</w:t>
      </w:r>
      <w:r w:rsidR="00E252D3">
        <w:t>liessend mit einer LOESS</w:t>
      </w:r>
      <w:r>
        <w:t>-Funktion geg</w:t>
      </w:r>
      <w:bookmarkStart w:id="8" w:name="_GoBack"/>
      <w:bookmarkEnd w:id="8"/>
      <w:del w:id="9" w:author="Daniel Baumgartner (sszbad)" w:date="2022-04-06T13:48:00Z">
        <w:r w:rsidDel="00023034">
          <w:delText>e</w:delText>
        </w:r>
      </w:del>
      <w:r>
        <w:t xml:space="preserve">lättet. Der Parameter </w:t>
      </w:r>
      <w:proofErr w:type="spellStart"/>
      <w:r w:rsidRPr="007F212F">
        <w:rPr>
          <w:i/>
        </w:rPr>
        <w:t>bir_fer_span</w:t>
      </w:r>
      <w:proofErr w:type="spellEnd"/>
      <w:r>
        <w:t xml:space="preserve"> gibt an, welcher Anteil der Datenpunkte bei Glättung verwendet wird; er kontrolliert also die Stärke der Glättung.</w:t>
      </w:r>
    </w:p>
    <w:p w14:paraId="6B3723AC" w14:textId="6B42E2F3" w:rsidR="005213AC" w:rsidRDefault="005213AC" w:rsidP="00884245"/>
    <w:p w14:paraId="4A088AAE" w14:textId="3D4D63D7" w:rsidR="003B6249" w:rsidRDefault="0035484E" w:rsidP="00884245">
      <w:r w:rsidRPr="0035484E">
        <w:rPr>
          <w:noProof/>
          <w:lang w:eastAsia="de-CH"/>
        </w:rPr>
        <w:drawing>
          <wp:anchor distT="0" distB="0" distL="114300" distR="114300" simplePos="0" relativeHeight="251746304" behindDoc="0" locked="0" layoutInCell="1" allowOverlap="1" wp14:anchorId="1AFA6A03" wp14:editId="5FD85028">
            <wp:simplePos x="0" y="0"/>
            <wp:positionH relativeFrom="column">
              <wp:posOffset>2086136</wp:posOffset>
            </wp:positionH>
            <wp:positionV relativeFrom="paragraph">
              <wp:posOffset>7620</wp:posOffset>
            </wp:positionV>
            <wp:extent cx="3925651" cy="1641865"/>
            <wp:effectExtent l="0" t="0" r="0" b="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925651" cy="1641865"/>
                    </a:xfrm>
                    <a:prstGeom prst="rect">
                      <a:avLst/>
                    </a:prstGeom>
                  </pic:spPr>
                </pic:pic>
              </a:graphicData>
            </a:graphic>
            <wp14:sizeRelH relativeFrom="margin">
              <wp14:pctWidth>0</wp14:pctWidth>
            </wp14:sizeRelH>
            <wp14:sizeRelV relativeFrom="margin">
              <wp14:pctHeight>0</wp14:pctHeight>
            </wp14:sizeRelV>
          </wp:anchor>
        </w:drawing>
      </w:r>
    </w:p>
    <w:p w14:paraId="181F5ADF" w14:textId="75BBB64B" w:rsidR="003B6249" w:rsidRDefault="003B6249" w:rsidP="00884245"/>
    <w:p w14:paraId="71F7136F" w14:textId="5A1BAF4D" w:rsidR="003B6249" w:rsidRDefault="003B6249" w:rsidP="00884245"/>
    <w:p w14:paraId="5F8B6BB6" w14:textId="0AE5133A" w:rsidR="007F212F" w:rsidRDefault="007F212F" w:rsidP="00884245"/>
    <w:p w14:paraId="111F50A5" w14:textId="129C5A09" w:rsidR="007F212F" w:rsidRDefault="007F212F" w:rsidP="00884245"/>
    <w:p w14:paraId="1336B4A2" w14:textId="33897354" w:rsidR="007F212F" w:rsidRDefault="007F212F" w:rsidP="00884245"/>
    <w:p w14:paraId="3B1A1DE1" w14:textId="607AFA62" w:rsidR="007F212F" w:rsidRDefault="007F212F" w:rsidP="00884245"/>
    <w:p w14:paraId="68E46C4C" w14:textId="44987DAF" w:rsidR="007F212F" w:rsidRDefault="007F212F" w:rsidP="00884245"/>
    <w:p w14:paraId="75BE9700" w14:textId="77777777" w:rsidR="007F212F" w:rsidRDefault="007F212F" w:rsidP="00884245"/>
    <w:p w14:paraId="5BB8F45C" w14:textId="2B8C25B3" w:rsidR="003B6249" w:rsidRDefault="003B6249" w:rsidP="00884245"/>
    <w:p w14:paraId="2B089208" w14:textId="06D41B34" w:rsidR="003B6249" w:rsidRDefault="003B6249" w:rsidP="003B6249">
      <w:r w:rsidRPr="00884245">
        <w:t>G_3.1.</w:t>
      </w:r>
      <w:r>
        <w:t>3</w:t>
      </w:r>
      <w:r w:rsidRPr="00884245">
        <w:t xml:space="preserve">: </w:t>
      </w:r>
      <w:r>
        <w:t xml:space="preserve">Glätten der </w:t>
      </w:r>
      <w:r w:rsidRPr="00884245">
        <w:t>Fertilitä</w:t>
      </w:r>
      <w:r>
        <w:t xml:space="preserve">tsrate </w:t>
      </w:r>
    </w:p>
    <w:p w14:paraId="4B5EA85C" w14:textId="18EBCFF1" w:rsidR="003B6249" w:rsidRDefault="003B6249" w:rsidP="00884245"/>
    <w:p w14:paraId="3A4BB5BA" w14:textId="586AC833" w:rsidR="003B6249" w:rsidRDefault="003B6249" w:rsidP="00884245"/>
    <w:p w14:paraId="727924D0" w14:textId="77777777" w:rsidR="00CB24A6" w:rsidRDefault="00CB24A6" w:rsidP="00CB24A6">
      <w:pPr>
        <w:pStyle w:val="Randnotiz"/>
        <w:framePr w:wrap="around"/>
      </w:pPr>
      <w:r>
        <w:t xml:space="preserve">Fertilitätsrate: Trend </w:t>
      </w:r>
    </w:p>
    <w:p w14:paraId="138F3701" w14:textId="2C863F18" w:rsidR="00CB24A6" w:rsidRDefault="00CB24A6" w:rsidP="00CB24A6">
      <w:pPr>
        <w:pStyle w:val="Randnotiz"/>
        <w:framePr w:wrap="around"/>
      </w:pPr>
      <w:r>
        <w:t>und Mittel</w:t>
      </w:r>
    </w:p>
    <w:p w14:paraId="3ED43445" w14:textId="6AE31C68" w:rsidR="008C63F2" w:rsidRDefault="00D914B3" w:rsidP="004C5EE9">
      <w:r>
        <w:t xml:space="preserve">Die oben beschriebenen Fertilitätsraten werden für ausgewählte Jahre (Parameter </w:t>
      </w:r>
      <w:proofErr w:type="spellStart"/>
      <w:r>
        <w:rPr>
          <w:i/>
        </w:rPr>
        <w:t>bir_base_begin</w:t>
      </w:r>
      <w:proofErr w:type="spellEnd"/>
      <w:r>
        <w:rPr>
          <w:i/>
        </w:rPr>
        <w:t xml:space="preserve">, </w:t>
      </w:r>
      <w:proofErr w:type="spellStart"/>
      <w:r>
        <w:rPr>
          <w:i/>
        </w:rPr>
        <w:t>bir_base_end</w:t>
      </w:r>
      <w:proofErr w:type="spellEnd"/>
      <w:r w:rsidRPr="000A039B">
        <w:t>)</w:t>
      </w:r>
      <w:r>
        <w:t xml:space="preserve"> berechnet. </w:t>
      </w:r>
      <w:r w:rsidR="00F95CF0">
        <w:t xml:space="preserve">Darauf basieren die zeitlichen Trends, die in die Zukunft projiziert werden. </w:t>
      </w:r>
      <w:r w:rsidR="00637592">
        <w:t xml:space="preserve">Die zukünftigen Werte basieren aus einer Mischung aus </w:t>
      </w:r>
      <w:r w:rsidR="00637592" w:rsidRPr="00EF7832">
        <w:rPr>
          <w:b/>
        </w:rPr>
        <w:t>Mittelwert</w:t>
      </w:r>
      <w:r w:rsidR="00637592">
        <w:t xml:space="preserve"> und linearen </w:t>
      </w:r>
      <w:r w:rsidR="00637592" w:rsidRPr="00EF7832">
        <w:rPr>
          <w:b/>
        </w:rPr>
        <w:t>Zeittrends</w:t>
      </w:r>
      <w:r w:rsidR="00236E67">
        <w:t xml:space="preserve">; letztere werden mittels linearer Regressionsanalyse ermittelt. </w:t>
      </w:r>
      <w:r w:rsidR="0011520F">
        <w:t>Mit dem</w:t>
      </w:r>
      <w:r w:rsidR="008C63F2">
        <w:t xml:space="preserve"> Parame</w:t>
      </w:r>
      <w:r w:rsidR="008C63F2" w:rsidRPr="008C63F2">
        <w:t>ter</w:t>
      </w:r>
      <w:r w:rsidR="0011520F">
        <w:t xml:space="preserve"> </w:t>
      </w:r>
      <w:proofErr w:type="spellStart"/>
      <w:r w:rsidR="004C5EE9">
        <w:rPr>
          <w:i/>
        </w:rPr>
        <w:t>bir_prop_trend</w:t>
      </w:r>
      <w:proofErr w:type="spellEnd"/>
      <w:r w:rsidR="0011520F">
        <w:t xml:space="preserve"> wird</w:t>
      </w:r>
      <w:r w:rsidR="008C63F2" w:rsidRPr="008C63F2">
        <w:t xml:space="preserve"> festgelegt, wie</w:t>
      </w:r>
      <w:r w:rsidR="008C567C">
        <w:t xml:space="preserve"> </w:t>
      </w:r>
      <w:r w:rsidR="008C63F2" w:rsidRPr="008C63F2">
        <w:t>viel</w:t>
      </w:r>
      <w:r w:rsidR="008C567C">
        <w:t>e</w:t>
      </w:r>
      <w:r w:rsidR="008C63F2" w:rsidRPr="008C63F2">
        <w:t xml:space="preserve"> Prozent der Differenz zwischen Regression und Mittel</w:t>
      </w:r>
      <w:r w:rsidR="00DB7A6A">
        <w:t xml:space="preserve">wert zum Mittelwert addiert </w:t>
      </w:r>
      <w:r w:rsidR="007430DA">
        <w:t>werden</w:t>
      </w:r>
      <w:r w:rsidR="008C63F2" w:rsidRPr="008C63F2">
        <w:t>. Es ist aber wenig realistisch, d</w:t>
      </w:r>
      <w:r w:rsidR="00DB7A6A">
        <w:t>ass sich die Fertilitätsrate be</w:t>
      </w:r>
      <w:r w:rsidR="008C63F2" w:rsidRPr="008C63F2">
        <w:t xml:space="preserve">liebig ändert. Daher wird eine </w:t>
      </w:r>
      <w:r w:rsidR="00802610">
        <w:t xml:space="preserve">mögliche </w:t>
      </w:r>
      <w:r w:rsidR="008C63F2" w:rsidRPr="008C63F2">
        <w:rPr>
          <w:b/>
        </w:rPr>
        <w:t>Bandbreite</w:t>
      </w:r>
      <w:r w:rsidR="008C63F2" w:rsidRPr="008C63F2">
        <w:t xml:space="preserve"> der Fertilitätsrate angegeben (Parameter </w:t>
      </w:r>
      <w:proofErr w:type="spellStart"/>
      <w:r w:rsidR="002066A4">
        <w:rPr>
          <w:i/>
        </w:rPr>
        <w:t>bir_thres_percent</w:t>
      </w:r>
      <w:proofErr w:type="spellEnd"/>
      <w:r w:rsidR="008C63F2" w:rsidRPr="008C63F2">
        <w:t>).</w:t>
      </w:r>
      <w:r w:rsidR="004C2BAF">
        <w:t xml:space="preserve"> Theoretisch könnte die Fertilitätsrate gemäss den Regressionsmodellen auch kleiner als null werden. Das macht jedoch keinen Sinn; daher wurde der Parameter </w:t>
      </w:r>
      <w:proofErr w:type="spellStart"/>
      <w:r w:rsidR="004C2BAF" w:rsidRPr="009C54CB">
        <w:rPr>
          <w:i/>
        </w:rPr>
        <w:t>bir_lower_thres</w:t>
      </w:r>
      <w:proofErr w:type="spellEnd"/>
      <w:r w:rsidR="004C2BAF">
        <w:t xml:space="preserve"> eingeführt.</w:t>
      </w:r>
    </w:p>
    <w:p w14:paraId="74B78645" w14:textId="3E122BEE" w:rsidR="009D428D" w:rsidRDefault="009D428D" w:rsidP="00E564D9">
      <w:pPr>
        <w:rPr>
          <w:noProof/>
          <w:lang w:eastAsia="de-CH"/>
        </w:rPr>
      </w:pPr>
    </w:p>
    <w:p w14:paraId="5C1BE222" w14:textId="044667A1" w:rsidR="004C2BAF" w:rsidRDefault="003E4FB1" w:rsidP="00E564D9">
      <w:pPr>
        <w:rPr>
          <w:noProof/>
          <w:lang w:eastAsia="de-CH"/>
        </w:rPr>
      </w:pPr>
      <w:r w:rsidRPr="00CF27A1">
        <w:rPr>
          <w:noProof/>
          <w:lang w:eastAsia="de-CH"/>
        </w:rPr>
        <w:drawing>
          <wp:anchor distT="0" distB="0" distL="114300" distR="114300" simplePos="0" relativeHeight="251745280" behindDoc="0" locked="0" layoutInCell="1" allowOverlap="1" wp14:anchorId="036AC443" wp14:editId="712F6F27">
            <wp:simplePos x="0" y="0"/>
            <wp:positionH relativeFrom="column">
              <wp:posOffset>2086146</wp:posOffset>
            </wp:positionH>
            <wp:positionV relativeFrom="paragraph">
              <wp:posOffset>3564</wp:posOffset>
            </wp:positionV>
            <wp:extent cx="4016491" cy="1975740"/>
            <wp:effectExtent l="0" t="0" r="3175" b="5715"/>
            <wp:wrapNone/>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022977" cy="1978930"/>
                    </a:xfrm>
                    <a:prstGeom prst="rect">
                      <a:avLst/>
                    </a:prstGeom>
                  </pic:spPr>
                </pic:pic>
              </a:graphicData>
            </a:graphic>
            <wp14:sizeRelH relativeFrom="margin">
              <wp14:pctWidth>0</wp14:pctWidth>
            </wp14:sizeRelH>
            <wp14:sizeRelV relativeFrom="margin">
              <wp14:pctHeight>0</wp14:pctHeight>
            </wp14:sizeRelV>
          </wp:anchor>
        </w:drawing>
      </w:r>
    </w:p>
    <w:p w14:paraId="513ED55B" w14:textId="713473AB" w:rsidR="004C2BAF" w:rsidRDefault="004C2BAF" w:rsidP="00E564D9">
      <w:pPr>
        <w:rPr>
          <w:noProof/>
          <w:lang w:eastAsia="de-CH"/>
        </w:rPr>
      </w:pPr>
    </w:p>
    <w:p w14:paraId="760A0132" w14:textId="419E26A3" w:rsidR="004C2BAF" w:rsidRDefault="004C2BAF" w:rsidP="00E564D9">
      <w:pPr>
        <w:rPr>
          <w:noProof/>
          <w:lang w:eastAsia="de-CH"/>
        </w:rPr>
      </w:pPr>
    </w:p>
    <w:p w14:paraId="6B3D23D0" w14:textId="17E6477B" w:rsidR="004C2BAF" w:rsidRDefault="004C2BAF" w:rsidP="00E564D9">
      <w:pPr>
        <w:rPr>
          <w:noProof/>
          <w:lang w:eastAsia="de-CH"/>
        </w:rPr>
      </w:pPr>
    </w:p>
    <w:p w14:paraId="78510030" w14:textId="439DAE85" w:rsidR="004C2BAF" w:rsidRDefault="004C2BAF" w:rsidP="00E564D9">
      <w:pPr>
        <w:rPr>
          <w:noProof/>
          <w:lang w:eastAsia="de-CH"/>
        </w:rPr>
      </w:pPr>
    </w:p>
    <w:p w14:paraId="133CF1F2" w14:textId="458C0649" w:rsidR="004C2BAF" w:rsidRDefault="004C2BAF" w:rsidP="00E564D9">
      <w:pPr>
        <w:rPr>
          <w:noProof/>
          <w:lang w:eastAsia="de-CH"/>
        </w:rPr>
      </w:pPr>
    </w:p>
    <w:p w14:paraId="27DA00FA" w14:textId="0502806C" w:rsidR="004C2BAF" w:rsidRDefault="004C2BAF" w:rsidP="00E564D9">
      <w:pPr>
        <w:rPr>
          <w:noProof/>
          <w:lang w:eastAsia="de-CH"/>
        </w:rPr>
      </w:pPr>
    </w:p>
    <w:p w14:paraId="4C055AFE" w14:textId="77777777" w:rsidR="004C2BAF" w:rsidRDefault="004C2BAF" w:rsidP="00E564D9">
      <w:pPr>
        <w:rPr>
          <w:noProof/>
          <w:lang w:eastAsia="de-CH"/>
        </w:rPr>
      </w:pPr>
    </w:p>
    <w:p w14:paraId="2D4F287C" w14:textId="364CC3DD" w:rsidR="004C2BAF" w:rsidRDefault="004C2BAF" w:rsidP="00E564D9">
      <w:pPr>
        <w:rPr>
          <w:noProof/>
          <w:lang w:eastAsia="de-CH"/>
        </w:rPr>
      </w:pPr>
    </w:p>
    <w:p w14:paraId="3A02C8AE" w14:textId="3776BBAD" w:rsidR="004C2BAF" w:rsidRDefault="004C2BAF" w:rsidP="00E564D9">
      <w:pPr>
        <w:rPr>
          <w:noProof/>
          <w:lang w:eastAsia="de-CH"/>
        </w:rPr>
      </w:pPr>
    </w:p>
    <w:p w14:paraId="610AB516" w14:textId="77777777" w:rsidR="004C2BAF" w:rsidRDefault="004C2BAF" w:rsidP="00E564D9">
      <w:pPr>
        <w:rPr>
          <w:noProof/>
          <w:lang w:eastAsia="de-CH"/>
        </w:rPr>
      </w:pPr>
    </w:p>
    <w:p w14:paraId="1A67418C" w14:textId="77777777" w:rsidR="004C2BAF" w:rsidRDefault="004C2BAF" w:rsidP="00E564D9"/>
    <w:p w14:paraId="10508DB3" w14:textId="47F77306" w:rsidR="00FE61BF" w:rsidRDefault="00FE61BF" w:rsidP="00E564D9">
      <w:r w:rsidRPr="00FE61BF">
        <w:t>G_3.1.</w:t>
      </w:r>
      <w:r w:rsidR="007D1712">
        <w:t>4</w:t>
      </w:r>
      <w:r w:rsidRPr="00FE61BF">
        <w:t>: Trend und Mittel der Fertilitätsrate</w:t>
      </w:r>
    </w:p>
    <w:p w14:paraId="738211D4" w14:textId="0C701313" w:rsidR="00AB5713" w:rsidRDefault="00AB5713">
      <w:pPr>
        <w:spacing w:line="240" w:lineRule="auto"/>
        <w:ind w:left="0"/>
      </w:pPr>
      <w:r>
        <w:br w:type="page"/>
      </w:r>
    </w:p>
    <w:p w14:paraId="42986D62" w14:textId="5EBA79B6" w:rsidR="004C2BAF" w:rsidRDefault="004C2BAF" w:rsidP="00E564D9"/>
    <w:p w14:paraId="1A9B456A" w14:textId="7A807498" w:rsidR="008C63F2" w:rsidRDefault="00FB6513" w:rsidP="00E564D9">
      <w:r w:rsidRPr="00FB6513">
        <w:t xml:space="preserve">Damit </w:t>
      </w:r>
      <w:r w:rsidR="000C0B9D">
        <w:t>die Kurve der Fer</w:t>
      </w:r>
      <w:r w:rsidRPr="00FB6513">
        <w:t>tilitätsrate keine Knickstelle aufweist</w:t>
      </w:r>
      <w:r w:rsidR="001F5EBD">
        <w:t xml:space="preserve"> </w:t>
      </w:r>
      <w:r w:rsidR="001F5EBD" w:rsidRPr="00FB6513">
        <w:t>(wegen der Einhaltung de</w:t>
      </w:r>
      <w:r w:rsidR="001F5EBD">
        <w:t>r Bandbreite</w:t>
      </w:r>
      <w:r w:rsidR="00AB5713">
        <w:t xml:space="preserve"> und der unteren Grenze</w:t>
      </w:r>
      <w:r w:rsidR="001F5EBD">
        <w:t>)</w:t>
      </w:r>
      <w:r w:rsidRPr="00FB6513">
        <w:t xml:space="preserve">, wird ein </w:t>
      </w:r>
      <w:r w:rsidR="000C0B9D">
        <w:t>Filter an</w:t>
      </w:r>
      <w:r w:rsidRPr="00FB6513">
        <w:t xml:space="preserve">gewendet (Parameter </w:t>
      </w:r>
      <w:proofErr w:type="spellStart"/>
      <w:r w:rsidR="00B047CE">
        <w:rPr>
          <w:i/>
        </w:rPr>
        <w:t>bir_window_thres</w:t>
      </w:r>
      <w:proofErr w:type="spellEnd"/>
      <w:r w:rsidRPr="00FB6513">
        <w:t>).</w:t>
      </w:r>
    </w:p>
    <w:p w14:paraId="422A65B2" w14:textId="529E6E59" w:rsidR="00B047CE" w:rsidRDefault="00B047CE" w:rsidP="00E564D9"/>
    <w:p w14:paraId="19D451AE" w14:textId="22FC2D4B" w:rsidR="00B047CE" w:rsidRDefault="00D67382" w:rsidP="00E564D9">
      <w:r w:rsidRPr="00D67382">
        <w:rPr>
          <w:noProof/>
          <w:lang w:eastAsia="de-CH"/>
        </w:rPr>
        <w:drawing>
          <wp:anchor distT="0" distB="0" distL="114300" distR="114300" simplePos="0" relativeHeight="251744256" behindDoc="0" locked="0" layoutInCell="1" allowOverlap="1" wp14:anchorId="3FCD8EA5" wp14:editId="5D488A37">
            <wp:simplePos x="0" y="0"/>
            <wp:positionH relativeFrom="column">
              <wp:posOffset>2086145</wp:posOffset>
            </wp:positionH>
            <wp:positionV relativeFrom="paragraph">
              <wp:posOffset>7924</wp:posOffset>
            </wp:positionV>
            <wp:extent cx="3986365" cy="2127696"/>
            <wp:effectExtent l="0" t="0" r="0" b="6350"/>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995568" cy="2132608"/>
                    </a:xfrm>
                    <a:prstGeom prst="rect">
                      <a:avLst/>
                    </a:prstGeom>
                  </pic:spPr>
                </pic:pic>
              </a:graphicData>
            </a:graphic>
            <wp14:sizeRelH relativeFrom="margin">
              <wp14:pctWidth>0</wp14:pctWidth>
            </wp14:sizeRelH>
            <wp14:sizeRelV relativeFrom="margin">
              <wp14:pctHeight>0</wp14:pctHeight>
            </wp14:sizeRelV>
          </wp:anchor>
        </w:drawing>
      </w:r>
    </w:p>
    <w:p w14:paraId="78431A7B" w14:textId="5DEFC0B1" w:rsidR="00B047CE" w:rsidRDefault="00B047CE" w:rsidP="00E564D9"/>
    <w:p w14:paraId="1437634D" w14:textId="22A99528" w:rsidR="00B047CE" w:rsidRDefault="00B047CE" w:rsidP="00E564D9"/>
    <w:p w14:paraId="5ECBE8CF" w14:textId="2C97AB32" w:rsidR="00B047CE" w:rsidRDefault="00B047CE" w:rsidP="00E564D9"/>
    <w:p w14:paraId="518F5FD9" w14:textId="634ED686" w:rsidR="00B047CE" w:rsidRDefault="00B047CE" w:rsidP="00E564D9"/>
    <w:p w14:paraId="6288CBC3" w14:textId="706C0C3F" w:rsidR="00B047CE" w:rsidRDefault="00B047CE" w:rsidP="00E564D9"/>
    <w:p w14:paraId="7C1ECDD6" w14:textId="3B87538D" w:rsidR="00B047CE" w:rsidRDefault="00B047CE" w:rsidP="00E564D9"/>
    <w:p w14:paraId="519D2429" w14:textId="57139261" w:rsidR="00D67382" w:rsidRDefault="00D67382" w:rsidP="00E564D9"/>
    <w:p w14:paraId="24E3867B" w14:textId="77777777" w:rsidR="00D67382" w:rsidRDefault="00D67382" w:rsidP="00E564D9"/>
    <w:p w14:paraId="7F0BD9D2" w14:textId="5061BD63" w:rsidR="00B047CE" w:rsidRDefault="00B047CE" w:rsidP="00E564D9"/>
    <w:p w14:paraId="039C1240" w14:textId="663A39DB" w:rsidR="00B047CE" w:rsidRDefault="00B047CE" w:rsidP="00E564D9"/>
    <w:p w14:paraId="62CA66EA" w14:textId="35700639" w:rsidR="00B047CE" w:rsidRDefault="00B047CE" w:rsidP="00E564D9"/>
    <w:p w14:paraId="75AF8D0E" w14:textId="5B81ECDF" w:rsidR="00B047CE" w:rsidRDefault="00B047CE" w:rsidP="00E564D9"/>
    <w:p w14:paraId="1F4B030B" w14:textId="045C2185" w:rsidR="00FB6513" w:rsidRDefault="00613B97" w:rsidP="00E564D9">
      <w:r w:rsidRPr="00613B97">
        <w:t>G_3.1.</w:t>
      </w:r>
      <w:r w:rsidR="00E26CD3">
        <w:t>3</w:t>
      </w:r>
      <w:r w:rsidRPr="00613B97">
        <w:t>: Knickstelle und Filte</w:t>
      </w:r>
      <w:r w:rsidR="00001544">
        <w:t>r</w:t>
      </w:r>
    </w:p>
    <w:p w14:paraId="59D040ED" w14:textId="729E0BC7" w:rsidR="00276942" w:rsidRDefault="00276942" w:rsidP="00E564D9"/>
    <w:p w14:paraId="02860AE1" w14:textId="3F437872" w:rsidR="0020433B" w:rsidRDefault="0020433B" w:rsidP="00E564D9"/>
    <w:p w14:paraId="093CD19A" w14:textId="1E90A919" w:rsidR="00012FCF" w:rsidRDefault="00012FCF" w:rsidP="00E564D9"/>
    <w:p w14:paraId="2EB3E4E5" w14:textId="5455DD2A" w:rsidR="00012FCF" w:rsidRDefault="00012FCF" w:rsidP="00E564D9"/>
    <w:p w14:paraId="6A77882B" w14:textId="080CFC01" w:rsidR="007D1712" w:rsidRDefault="007C6574" w:rsidP="00E564D9">
      <w:r>
        <w:t xml:space="preserve">Die zukünftigen Fertilitätsraten werden mit einer </w:t>
      </w:r>
      <w:r w:rsidR="00EE4C0B">
        <w:t>LOESS</w:t>
      </w:r>
      <w:r>
        <w:t xml:space="preserve">-Funktion nach Alter geglättet. </w:t>
      </w:r>
    </w:p>
    <w:p w14:paraId="42A98D0A" w14:textId="6F7BBFC3" w:rsidR="00012FCF" w:rsidRDefault="00012FCF" w:rsidP="00E564D9"/>
    <w:p w14:paraId="3CD2ADF3" w14:textId="69CA04D7" w:rsidR="007732D4" w:rsidRDefault="007732D4" w:rsidP="00E564D9">
      <w:r>
        <w:rPr>
          <w:noProof/>
          <w:lang w:eastAsia="de-CH"/>
        </w:rPr>
        <w:drawing>
          <wp:anchor distT="0" distB="0" distL="114300" distR="114300" simplePos="0" relativeHeight="251743232" behindDoc="0" locked="0" layoutInCell="1" allowOverlap="1" wp14:anchorId="34354EE2" wp14:editId="35903036">
            <wp:simplePos x="0" y="0"/>
            <wp:positionH relativeFrom="margin">
              <wp:align>right</wp:align>
            </wp:positionH>
            <wp:positionV relativeFrom="paragraph">
              <wp:posOffset>6028</wp:posOffset>
            </wp:positionV>
            <wp:extent cx="4024838" cy="1971912"/>
            <wp:effectExtent l="0" t="0" r="0" b="9525"/>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024838" cy="1971912"/>
                    </a:xfrm>
                    <a:prstGeom prst="rect">
                      <a:avLst/>
                    </a:prstGeom>
                  </pic:spPr>
                </pic:pic>
              </a:graphicData>
            </a:graphic>
            <wp14:sizeRelH relativeFrom="margin">
              <wp14:pctWidth>0</wp14:pctWidth>
            </wp14:sizeRelH>
            <wp14:sizeRelV relativeFrom="margin">
              <wp14:pctHeight>0</wp14:pctHeight>
            </wp14:sizeRelV>
          </wp:anchor>
        </w:drawing>
      </w:r>
    </w:p>
    <w:p w14:paraId="482EDA9A" w14:textId="3BA95260" w:rsidR="00012FCF" w:rsidRDefault="00012FCF" w:rsidP="00E564D9"/>
    <w:p w14:paraId="663DF067" w14:textId="186FC771" w:rsidR="00012FCF" w:rsidRDefault="00012FCF" w:rsidP="00E564D9"/>
    <w:p w14:paraId="7893FCC4" w14:textId="6B1E1597" w:rsidR="007D1712" w:rsidRDefault="007D1712" w:rsidP="00E564D9"/>
    <w:p w14:paraId="33F6B4A4" w14:textId="77777777" w:rsidR="00012FCF" w:rsidRDefault="00012FCF" w:rsidP="00E564D9"/>
    <w:p w14:paraId="707EAC22" w14:textId="6749046F" w:rsidR="007D1712" w:rsidRDefault="007D1712" w:rsidP="00E564D9"/>
    <w:p w14:paraId="2AD09318" w14:textId="43176DB8" w:rsidR="007D1712" w:rsidRDefault="007D1712" w:rsidP="00E564D9"/>
    <w:p w14:paraId="74D9121E" w14:textId="319411AE" w:rsidR="007D1712" w:rsidRDefault="007D1712" w:rsidP="00E564D9"/>
    <w:p w14:paraId="187702FA" w14:textId="59CB54A1" w:rsidR="007D1712" w:rsidRDefault="007D1712" w:rsidP="00E564D9"/>
    <w:p w14:paraId="687A843F" w14:textId="270C1343" w:rsidR="00E31964" w:rsidRDefault="00E31964" w:rsidP="00E564D9"/>
    <w:p w14:paraId="154BB36E" w14:textId="77777777" w:rsidR="00E31964" w:rsidRDefault="00E31964" w:rsidP="00E564D9"/>
    <w:p w14:paraId="0BA8B0AA" w14:textId="57A9B10C" w:rsidR="007D1712" w:rsidRDefault="007D1712" w:rsidP="00E564D9"/>
    <w:p w14:paraId="312EC1A7" w14:textId="5F611699" w:rsidR="007C6574" w:rsidRDefault="007C6574" w:rsidP="007C6574">
      <w:r w:rsidRPr="00FE61BF">
        <w:t>G_3.1.</w:t>
      </w:r>
      <w:r>
        <w:t>5</w:t>
      </w:r>
      <w:r w:rsidRPr="00FE61BF">
        <w:t xml:space="preserve">: </w:t>
      </w:r>
      <w:r w:rsidR="00E31964">
        <w:t>Glätten der zukünftigen Fertilitätsraten</w:t>
      </w:r>
    </w:p>
    <w:p w14:paraId="23F9F513" w14:textId="798BA8AA" w:rsidR="007D1712" w:rsidRDefault="007D1712" w:rsidP="00E564D9"/>
    <w:p w14:paraId="7C839A55" w14:textId="65F4068F" w:rsidR="007D1712" w:rsidRDefault="007D1712" w:rsidP="00E564D9"/>
    <w:p w14:paraId="5DAC82D3" w14:textId="28D2ABAB" w:rsidR="00012FCF" w:rsidRDefault="00012FCF">
      <w:pPr>
        <w:spacing w:line="240" w:lineRule="auto"/>
        <w:ind w:left="0"/>
      </w:pPr>
      <w:r>
        <w:br w:type="page"/>
      </w:r>
    </w:p>
    <w:p w14:paraId="321C1EC5" w14:textId="0EB103F5" w:rsidR="008847B1" w:rsidRDefault="008847B1" w:rsidP="008847B1"/>
    <w:p w14:paraId="7BD5275B" w14:textId="77777777" w:rsidR="008847B1" w:rsidRDefault="008847B1" w:rsidP="008847B1">
      <w:pPr>
        <w:pStyle w:val="Randnotiz"/>
        <w:framePr w:wrap="around"/>
      </w:pPr>
      <w:r>
        <w:t>Herkunft von Mutter und Kind</w:t>
      </w:r>
    </w:p>
    <w:p w14:paraId="3B53CC50" w14:textId="5D750934" w:rsidR="008847B1" w:rsidRDefault="008847B1" w:rsidP="008847B1">
      <w:r>
        <w:t xml:space="preserve">Kinder haben nicht immer die gleiche </w:t>
      </w:r>
      <w:r>
        <w:rPr>
          <w:b/>
        </w:rPr>
        <w:t>Herkunft</w:t>
      </w:r>
      <w:r>
        <w:t xml:space="preserve"> wie ihre Mutter. So ist es beispielsweise möglich, dass ein Neugeborenes einer </w:t>
      </w:r>
      <w:r w:rsidR="00A027BC">
        <w:rPr>
          <w:b/>
        </w:rPr>
        <w:t>ausländischen</w:t>
      </w:r>
      <w:r w:rsidRPr="00DB3911">
        <w:rPr>
          <w:b/>
        </w:rPr>
        <w:t xml:space="preserve"> Mutter</w:t>
      </w:r>
      <w:r>
        <w:t xml:space="preserve">, die mit einem Schweizer Vater verheiratet ist, </w:t>
      </w:r>
      <w:r w:rsidRPr="00DB3911">
        <w:rPr>
          <w:b/>
        </w:rPr>
        <w:t>Heimat Schweiz</w:t>
      </w:r>
      <w:r>
        <w:t xml:space="preserve"> aufweist. Bei dieser Abschätzung wird mit dem Parameter </w:t>
      </w:r>
      <w:proofErr w:type="spellStart"/>
      <w:r w:rsidR="00ED78E5">
        <w:rPr>
          <w:i/>
        </w:rPr>
        <w:t>bir_cha_prop_trend</w:t>
      </w:r>
      <w:proofErr w:type="spellEnd"/>
      <w:r>
        <w:t xml:space="preserve"> bestimmt, wie hoch der Anteil «Trend» in zukünftigen Jahren ist. Die zukünftigen Anteilswerte werden proportional korrigiert, so dass die Summe der Anteile über </w:t>
      </w:r>
      <w:r w:rsidR="004435EE">
        <w:t>Herkunft</w:t>
      </w:r>
      <w:r>
        <w:t xml:space="preserve"> der Kinder hundert Prozent ergeben.</w:t>
      </w:r>
    </w:p>
    <w:p w14:paraId="6E68FC10" w14:textId="77777777" w:rsidR="00ED78E5" w:rsidRDefault="00ED78E5" w:rsidP="008847B1"/>
    <w:p w14:paraId="4E0D37AC" w14:textId="24AD53B0" w:rsidR="00C57797" w:rsidRDefault="00ED78E5" w:rsidP="008847B1">
      <w:r>
        <w:rPr>
          <w:noProof/>
          <w:lang w:eastAsia="de-CH"/>
        </w:rPr>
        <w:drawing>
          <wp:anchor distT="0" distB="0" distL="114300" distR="114300" simplePos="0" relativeHeight="251741184" behindDoc="0" locked="0" layoutInCell="1" allowOverlap="1" wp14:anchorId="31C96C6F" wp14:editId="5B7CB574">
            <wp:simplePos x="0" y="0"/>
            <wp:positionH relativeFrom="column">
              <wp:posOffset>2086146</wp:posOffset>
            </wp:positionH>
            <wp:positionV relativeFrom="paragraph">
              <wp:posOffset>77679</wp:posOffset>
            </wp:positionV>
            <wp:extent cx="4072983" cy="2380908"/>
            <wp:effectExtent l="0" t="0" r="3810" b="635"/>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096669" cy="2394754"/>
                    </a:xfrm>
                    <a:prstGeom prst="rect">
                      <a:avLst/>
                    </a:prstGeom>
                  </pic:spPr>
                </pic:pic>
              </a:graphicData>
            </a:graphic>
            <wp14:sizeRelH relativeFrom="margin">
              <wp14:pctWidth>0</wp14:pctWidth>
            </wp14:sizeRelH>
            <wp14:sizeRelV relativeFrom="margin">
              <wp14:pctHeight>0</wp14:pctHeight>
            </wp14:sizeRelV>
          </wp:anchor>
        </w:drawing>
      </w:r>
    </w:p>
    <w:p w14:paraId="18D1F574" w14:textId="751172C5" w:rsidR="008847B1" w:rsidRDefault="008847B1" w:rsidP="008847B1"/>
    <w:p w14:paraId="773EA19E" w14:textId="5FB1022D" w:rsidR="00C57797" w:rsidRDefault="00C57797" w:rsidP="008847B1"/>
    <w:p w14:paraId="38343A4F" w14:textId="3A71A84E" w:rsidR="00ED78E5" w:rsidRDefault="00ED78E5" w:rsidP="008847B1"/>
    <w:p w14:paraId="35528E81" w14:textId="73B9FD32" w:rsidR="00ED78E5" w:rsidRDefault="00ED78E5" w:rsidP="008847B1"/>
    <w:p w14:paraId="43CC8600" w14:textId="4DB935DE" w:rsidR="00ED78E5" w:rsidRDefault="00ED78E5" w:rsidP="008847B1"/>
    <w:p w14:paraId="7B048581" w14:textId="4457E817" w:rsidR="00ED78E5" w:rsidRDefault="00ED78E5" w:rsidP="008847B1"/>
    <w:p w14:paraId="41BDDA42" w14:textId="06E7601A" w:rsidR="00C57797" w:rsidRDefault="00C57797" w:rsidP="008847B1"/>
    <w:p w14:paraId="4406BB78" w14:textId="0734E35D" w:rsidR="00ED78E5" w:rsidRDefault="00ED78E5" w:rsidP="008847B1"/>
    <w:p w14:paraId="4E0D94E9" w14:textId="6453A173" w:rsidR="00ED78E5" w:rsidRDefault="00ED78E5" w:rsidP="008847B1"/>
    <w:p w14:paraId="53D055DA" w14:textId="3AC6DFA1" w:rsidR="00ED78E5" w:rsidRDefault="00ED78E5" w:rsidP="008847B1"/>
    <w:p w14:paraId="7A7DE68C" w14:textId="41E87860" w:rsidR="00ED78E5" w:rsidRDefault="00ED78E5" w:rsidP="008847B1"/>
    <w:p w14:paraId="0E5EE44D" w14:textId="3109A43E" w:rsidR="00ED78E5" w:rsidRDefault="00ED78E5" w:rsidP="008847B1"/>
    <w:p w14:paraId="59EEBEF4" w14:textId="41F7BEEA" w:rsidR="00ED78E5" w:rsidRDefault="00ED78E5" w:rsidP="008847B1"/>
    <w:p w14:paraId="257CB2CF" w14:textId="214CB383" w:rsidR="00C57797" w:rsidRDefault="00C57797" w:rsidP="008847B1"/>
    <w:p w14:paraId="49C21531" w14:textId="1E32848E" w:rsidR="008847B1" w:rsidRDefault="008847B1" w:rsidP="008847B1">
      <w:r w:rsidRPr="004F5BCA">
        <w:t>G_3.1.</w:t>
      </w:r>
      <w:r w:rsidR="00F40507">
        <w:t>6</w:t>
      </w:r>
      <w:r w:rsidRPr="004F5BCA">
        <w:t xml:space="preserve">: </w:t>
      </w:r>
      <w:r w:rsidR="00C57797">
        <w:t>Herkunft</w:t>
      </w:r>
      <w:r w:rsidRPr="004F5BCA">
        <w:t xml:space="preserve"> von Mutter und Kind; Trend und Mittel</w:t>
      </w:r>
    </w:p>
    <w:p w14:paraId="35B3DF87" w14:textId="77777777" w:rsidR="008847B1" w:rsidRDefault="008847B1" w:rsidP="008847B1"/>
    <w:p w14:paraId="0D54418D" w14:textId="7765A8CB" w:rsidR="00F40507" w:rsidRDefault="00F40507" w:rsidP="00E564D9">
      <w:r w:rsidRPr="00F40507">
        <w:rPr>
          <w:noProof/>
          <w:lang w:eastAsia="de-CH"/>
        </w:rPr>
        <w:drawing>
          <wp:anchor distT="0" distB="0" distL="114300" distR="114300" simplePos="0" relativeHeight="251742208" behindDoc="0" locked="0" layoutInCell="1" allowOverlap="1" wp14:anchorId="7629A0D1" wp14:editId="35BEDDE2">
            <wp:simplePos x="0" y="0"/>
            <wp:positionH relativeFrom="margin">
              <wp:posOffset>2100580</wp:posOffset>
            </wp:positionH>
            <wp:positionV relativeFrom="paragraph">
              <wp:posOffset>17941</wp:posOffset>
            </wp:positionV>
            <wp:extent cx="4019266" cy="1986280"/>
            <wp:effectExtent l="0" t="0" r="635"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019266" cy="1986280"/>
                    </a:xfrm>
                    <a:prstGeom prst="rect">
                      <a:avLst/>
                    </a:prstGeom>
                  </pic:spPr>
                </pic:pic>
              </a:graphicData>
            </a:graphic>
            <wp14:sizeRelH relativeFrom="margin">
              <wp14:pctWidth>0</wp14:pctWidth>
            </wp14:sizeRelH>
            <wp14:sizeRelV relativeFrom="margin">
              <wp14:pctHeight>0</wp14:pctHeight>
            </wp14:sizeRelV>
          </wp:anchor>
        </w:drawing>
      </w:r>
    </w:p>
    <w:p w14:paraId="0FF68A97" w14:textId="11A7C3DF" w:rsidR="00F40507" w:rsidRDefault="00F40507" w:rsidP="00E564D9"/>
    <w:p w14:paraId="6C11F184" w14:textId="7D8DF42A" w:rsidR="00F40507" w:rsidRDefault="00F40507" w:rsidP="00E564D9"/>
    <w:p w14:paraId="49DCD815" w14:textId="6C8489EF" w:rsidR="00F40507" w:rsidRDefault="00F40507" w:rsidP="00E564D9"/>
    <w:p w14:paraId="33AC7655" w14:textId="24F0695F" w:rsidR="00F40507" w:rsidRDefault="00F40507" w:rsidP="00E564D9"/>
    <w:p w14:paraId="36073090" w14:textId="77777777" w:rsidR="00F40507" w:rsidRDefault="00F40507" w:rsidP="00E564D9"/>
    <w:p w14:paraId="080B1019" w14:textId="3BA31D80" w:rsidR="00F40507" w:rsidRDefault="00F40507" w:rsidP="00E564D9"/>
    <w:p w14:paraId="7BAF97DB" w14:textId="16AB6924" w:rsidR="00F40507" w:rsidRDefault="00F40507" w:rsidP="00E564D9"/>
    <w:p w14:paraId="16F00EB3" w14:textId="6B018EE3" w:rsidR="00F40507" w:rsidRDefault="00F40507" w:rsidP="00E564D9"/>
    <w:p w14:paraId="35D39918" w14:textId="3FF00205" w:rsidR="00F40507" w:rsidRDefault="00F40507" w:rsidP="00E564D9"/>
    <w:p w14:paraId="758A4DCF" w14:textId="38E264D6" w:rsidR="00F40507" w:rsidRDefault="00F40507" w:rsidP="00E564D9"/>
    <w:p w14:paraId="6043279A" w14:textId="77777777" w:rsidR="00F40507" w:rsidRDefault="00F40507" w:rsidP="00E564D9"/>
    <w:p w14:paraId="4E5EBA3C" w14:textId="17027A28" w:rsidR="00F40507" w:rsidRDefault="00F40507" w:rsidP="00F40507">
      <w:r w:rsidRPr="00613B97">
        <w:t>G_3.1.</w:t>
      </w:r>
      <w:r>
        <w:t>7</w:t>
      </w:r>
      <w:r w:rsidRPr="00613B97">
        <w:t xml:space="preserve">: </w:t>
      </w:r>
      <w:r>
        <w:t>Herkunft</w:t>
      </w:r>
      <w:r w:rsidRPr="004F5BCA">
        <w:t xml:space="preserve"> von Mutter und Kind; </w:t>
      </w:r>
      <w:r w:rsidRPr="00613B97">
        <w:t>Knickstelle und Filte</w:t>
      </w:r>
      <w:r>
        <w:t>r</w:t>
      </w:r>
    </w:p>
    <w:p w14:paraId="689FE78B" w14:textId="6AA7FC48" w:rsidR="008847B1" w:rsidRDefault="008847B1" w:rsidP="00E564D9"/>
    <w:p w14:paraId="0D1720F8" w14:textId="77777777" w:rsidR="007D1712" w:rsidRDefault="007D1712" w:rsidP="00E564D9"/>
    <w:p w14:paraId="75531120" w14:textId="1CCB25DD" w:rsidR="00FB6513" w:rsidRDefault="00D971AB" w:rsidP="00D971AB">
      <w:pPr>
        <w:pStyle w:val="Randnotiz"/>
        <w:framePr w:wrap="around"/>
      </w:pPr>
      <w:r w:rsidRPr="00D971AB">
        <w:t>Geschlechterverhältni</w:t>
      </w:r>
      <w:r w:rsidR="00547403">
        <w:t>s</w:t>
      </w:r>
    </w:p>
    <w:p w14:paraId="3833E635" w14:textId="77777777" w:rsidR="00F40507" w:rsidRDefault="00D971AB" w:rsidP="00F40507">
      <w:r>
        <w:t>Nebst der Berechnung der Fertilitätsrate werden im Bereich «Geburten» Annahmen über</w:t>
      </w:r>
      <w:r w:rsidR="00547403">
        <w:t xml:space="preserve"> zukünftige Werte </w:t>
      </w:r>
      <w:r w:rsidR="007253F2">
        <w:t xml:space="preserve">des </w:t>
      </w:r>
      <w:r w:rsidR="00547403" w:rsidRPr="00084A85">
        <w:rPr>
          <w:b/>
        </w:rPr>
        <w:t>Geschlech</w:t>
      </w:r>
      <w:r w:rsidRPr="00084A85">
        <w:rPr>
          <w:b/>
        </w:rPr>
        <w:t>terverhältnis</w:t>
      </w:r>
      <w:r w:rsidR="007253F2" w:rsidRPr="00084A85">
        <w:rPr>
          <w:b/>
        </w:rPr>
        <w:t>ses</w:t>
      </w:r>
      <w:r>
        <w:t xml:space="preserve"> bei Neugeborenen</w:t>
      </w:r>
      <w:r w:rsidR="00547403">
        <w:t xml:space="preserve"> sowie </w:t>
      </w:r>
      <w:r w:rsidR="007253F2">
        <w:t xml:space="preserve">der </w:t>
      </w:r>
      <w:r w:rsidR="00547403">
        <w:t>Heimat der Kinder ge</w:t>
      </w:r>
      <w:r>
        <w:t xml:space="preserve">troffen. </w:t>
      </w:r>
      <w:r w:rsidR="005C267F">
        <w:t>Im</w:t>
      </w:r>
      <w:r>
        <w:t xml:space="preserve"> </w:t>
      </w:r>
      <w:proofErr w:type="spellStart"/>
      <w:r>
        <w:t>Szenarien</w:t>
      </w:r>
      <w:r w:rsidR="00547403">
        <w:t>modell</w:t>
      </w:r>
      <w:proofErr w:type="spellEnd"/>
      <w:r w:rsidR="00547403">
        <w:t xml:space="preserve"> wird jedoch nicht das Ge</w:t>
      </w:r>
      <w:r>
        <w:t>schlechter</w:t>
      </w:r>
      <w:r w:rsidR="00240D0F">
        <w:softHyphen/>
      </w:r>
      <w:r>
        <w:t xml:space="preserve">verhältnis (Anzahl </w:t>
      </w:r>
      <w:r w:rsidRPr="00084A85">
        <w:t>Kn</w:t>
      </w:r>
      <w:r w:rsidR="00547403" w:rsidRPr="00084A85">
        <w:t>abengeburten pro 100 Mäd</w:t>
      </w:r>
      <w:r w:rsidRPr="00084A85">
        <w:t>chengeburten</w:t>
      </w:r>
      <w:r w:rsidR="00F40507" w:rsidRPr="00084A85">
        <w:t>),</w:t>
      </w:r>
      <w:r>
        <w:t xml:space="preserve"> sondern der Anteil Mädchen verwendet. Da dieser Anteil keinem Trend unterliegt, wird der Mittelwert der Basisjahre verwendet.</w:t>
      </w:r>
    </w:p>
    <w:p w14:paraId="25B1CA89" w14:textId="67D38220" w:rsidR="00DB3047" w:rsidRDefault="00DB3047" w:rsidP="00F40507">
      <w:r>
        <w:br w:type="page"/>
      </w:r>
    </w:p>
    <w:p w14:paraId="1938CA12" w14:textId="428550C0" w:rsidR="00FB6513" w:rsidRDefault="00DB3047" w:rsidP="00DB3047">
      <w:pPr>
        <w:pStyle w:val="berschrift2"/>
      </w:pPr>
      <w:bookmarkStart w:id="10" w:name="_Toc100062456"/>
      <w:r>
        <w:lastRenderedPageBreak/>
        <w:t>Todesfall</w:t>
      </w:r>
      <w:bookmarkEnd w:id="10"/>
    </w:p>
    <w:p w14:paraId="4CD92C4C" w14:textId="2CD32E02" w:rsidR="00DB3047" w:rsidRPr="00F12C63" w:rsidRDefault="00DB3047" w:rsidP="00F12C63">
      <w:r w:rsidRPr="00DB3047">
        <w:t>In der Stadt Zürich sterben pro Altersjahr und Geschlecht zu wenige Menschen</w:t>
      </w:r>
      <w:r w:rsidR="00F7031B">
        <w:t>,</w:t>
      </w:r>
      <w:r w:rsidRPr="00DB3047">
        <w:t xml:space="preserve"> um </w:t>
      </w:r>
      <w:r w:rsidR="00F12C63">
        <w:t xml:space="preserve">die </w:t>
      </w:r>
      <w:r w:rsidR="00F12C63" w:rsidRPr="003D0F89">
        <w:rPr>
          <w:b/>
        </w:rPr>
        <w:t>Sterberaten</w:t>
      </w:r>
      <w:r w:rsidR="00F12C63">
        <w:t xml:space="preserve"> nach Alters</w:t>
      </w:r>
      <w:r w:rsidRPr="00DB3047">
        <w:t xml:space="preserve">jahr und Geschlecht </w:t>
      </w:r>
      <w:r w:rsidR="000548C2" w:rsidRPr="000548C2">
        <w:t xml:space="preserve">zuverlässig </w:t>
      </w:r>
      <w:r w:rsidRPr="00DB3047">
        <w:t>zu schätzen</w:t>
      </w:r>
      <w:r>
        <w:t>. Dieses Problem tritt insbeson</w:t>
      </w:r>
      <w:r w:rsidRPr="00DB3047">
        <w:t>dere im Altersbereich der 20- bi</w:t>
      </w:r>
      <w:r>
        <w:t>s 40-Jährigen auf. Die Sterbera</w:t>
      </w:r>
      <w:r w:rsidRPr="00DB3047">
        <w:t>ten des Bundesamtes für Statistik (BFS) für die gesamte Schweiz sind – wegen der grösseren Population – vor allem im Bereich der 20- bis 40-Jährigen deutlich robuster.</w:t>
      </w:r>
      <w:r>
        <w:t xml:space="preserve"> </w:t>
      </w:r>
      <w:r w:rsidR="005D704B">
        <w:t>Allerdings waren die Stadtzürcher Sterberate in der Vergangenheit für die meisten Altersjahre etwas grösser als die gesamtschweizerischen Raten. D</w:t>
      </w:r>
      <w:r w:rsidR="00E0368C">
        <w:t xml:space="preserve">ie BFS Raten werden deshalb </w:t>
      </w:r>
      <w:r w:rsidR="00B813F4">
        <w:t xml:space="preserve">mit Daten </w:t>
      </w:r>
      <w:r w:rsidR="005C267F">
        <w:t xml:space="preserve">über </w:t>
      </w:r>
      <w:r w:rsidR="00A66190">
        <w:t>Todesfälle</w:t>
      </w:r>
      <w:r w:rsidR="005C267F">
        <w:t xml:space="preserve"> </w:t>
      </w:r>
      <w:r w:rsidR="00B813F4">
        <w:t>aus der Vergangenheit altersabhängig</w:t>
      </w:r>
      <w:r w:rsidR="00E0368C">
        <w:t xml:space="preserve"> auf das erhöhte Sterblichkeitsniveau in der Stadt Zürich korrigiert</w:t>
      </w:r>
      <w:r w:rsidR="00552F2C">
        <w:t xml:space="preserve"> (</w:t>
      </w:r>
      <w:r w:rsidRPr="00DB3047">
        <w:t>Sterberate nach Geschlecht</w:t>
      </w:r>
      <w:r w:rsidR="00552F2C">
        <w:t xml:space="preserve">, </w:t>
      </w:r>
      <w:r w:rsidR="00F12C63">
        <w:t xml:space="preserve">vereinfachter </w:t>
      </w:r>
      <w:r w:rsidR="00B813F4">
        <w:t>Heimatkategorie</w:t>
      </w:r>
      <w:r w:rsidR="00552F2C">
        <w:t xml:space="preserve"> [Schweiz, Ausland]</w:t>
      </w:r>
      <w:r w:rsidRPr="00DB3047">
        <w:t>, Alters- und Kalenderjahr; Zeitperiode bis 2050).</w:t>
      </w:r>
      <w:r w:rsidR="00552F2C">
        <w:t xml:space="preserve"> </w:t>
      </w:r>
      <w:r w:rsidR="00F12C63">
        <w:t xml:space="preserve">Die Parameter </w:t>
      </w:r>
      <w:proofErr w:type="spellStart"/>
      <w:proofErr w:type="gramStart"/>
      <w:r w:rsidR="00F12C63" w:rsidRPr="00F12C63">
        <w:rPr>
          <w:i/>
        </w:rPr>
        <w:t>tod.jung</w:t>
      </w:r>
      <w:proofErr w:type="gramEnd"/>
      <w:r w:rsidR="00F12C63" w:rsidRPr="00F12C63">
        <w:rPr>
          <w:i/>
        </w:rPr>
        <w:t>.alter.ende.schweiz</w:t>
      </w:r>
      <w:proofErr w:type="spellEnd"/>
      <w:r w:rsidR="00F12C63">
        <w:t xml:space="preserve">, </w:t>
      </w:r>
      <w:proofErr w:type="spellStart"/>
      <w:r w:rsidR="00F12C63" w:rsidRPr="00F12C63">
        <w:rPr>
          <w:i/>
        </w:rPr>
        <w:t>tod.jung.alter.ende.ausland</w:t>
      </w:r>
      <w:proofErr w:type="spellEnd"/>
      <w:r w:rsidR="00F12C63">
        <w:t xml:space="preserve">, </w:t>
      </w:r>
      <w:proofErr w:type="spellStart"/>
      <w:r w:rsidR="00F12C63" w:rsidRPr="00F12C63">
        <w:rPr>
          <w:i/>
        </w:rPr>
        <w:t>tod.alt.alter.beginn.schweiz</w:t>
      </w:r>
      <w:proofErr w:type="spellEnd"/>
      <w:r w:rsidR="00F12C63">
        <w:rPr>
          <w:i/>
        </w:rPr>
        <w:t xml:space="preserve">, </w:t>
      </w:r>
      <w:proofErr w:type="spellStart"/>
      <w:r w:rsidR="00F12C63" w:rsidRPr="00F12C63">
        <w:rPr>
          <w:i/>
        </w:rPr>
        <w:t>tod.alt.alter.beginn.ausland</w:t>
      </w:r>
      <w:proofErr w:type="spellEnd"/>
      <w:r w:rsidR="00F12C63">
        <w:t xml:space="preserve">, </w:t>
      </w:r>
      <w:proofErr w:type="spellStart"/>
      <w:r w:rsidR="00F12C63" w:rsidRPr="00F12C63">
        <w:rPr>
          <w:i/>
        </w:rPr>
        <w:t>tod.alt.alter.ende</w:t>
      </w:r>
      <w:proofErr w:type="spellEnd"/>
      <w:r w:rsidR="00F12C63">
        <w:t xml:space="preserve"> steuern die</w:t>
      </w:r>
      <w:r w:rsidR="00201C64">
        <w:t>se</w:t>
      </w:r>
      <w:r w:rsidR="00F12C63">
        <w:t xml:space="preserve"> Kor</w:t>
      </w:r>
      <w:r w:rsidR="005C267F">
        <w:t>rektur (Einzelheiten in Kapitel </w:t>
      </w:r>
      <w:r w:rsidR="00F12C63">
        <w:t>4).</w:t>
      </w:r>
    </w:p>
    <w:p w14:paraId="30B3A0B1" w14:textId="77777777" w:rsidR="00FB6513" w:rsidRDefault="00FB6513" w:rsidP="00E564D9"/>
    <w:p w14:paraId="7628859B" w14:textId="4B02C503" w:rsidR="00DB3047" w:rsidRDefault="00DB3047">
      <w:pPr>
        <w:spacing w:line="240" w:lineRule="auto"/>
        <w:ind w:left="0"/>
      </w:pPr>
      <w:r>
        <w:br w:type="page"/>
      </w:r>
    </w:p>
    <w:p w14:paraId="444CDEC1" w14:textId="732DF21E" w:rsidR="00FB6513" w:rsidRDefault="00D6277B" w:rsidP="00DB3047">
      <w:pPr>
        <w:pStyle w:val="berschrift2"/>
      </w:pPr>
      <w:bookmarkStart w:id="11" w:name="_Toc100062457"/>
      <w:r>
        <w:lastRenderedPageBreak/>
        <w:t>Zuzug</w:t>
      </w:r>
      <w:bookmarkEnd w:id="11"/>
    </w:p>
    <w:p w14:paraId="4D617A3A" w14:textId="3AC38F2D" w:rsidR="00DB3047" w:rsidRDefault="00DB3047" w:rsidP="00DB3047">
      <w:r>
        <w:t xml:space="preserve">Bei der Berechnung der Zuzugsraten wird unter anderem nach Quartieren unterschieden. Aus </w:t>
      </w:r>
      <w:r w:rsidRPr="00DB3047">
        <w:rPr>
          <w:b/>
        </w:rPr>
        <w:t>Quartierperspektive</w:t>
      </w:r>
      <w:r>
        <w:t xml:space="preserve"> ist es unbedeutend, ob eine Person von ausserhalb der Stadt Zürich </w:t>
      </w:r>
    </w:p>
    <w:p w14:paraId="2F9ADA23" w14:textId="0E0902D1" w:rsidR="00DB3047" w:rsidRDefault="00DB3047" w:rsidP="00DB3047">
      <w:r>
        <w:t xml:space="preserve">oder aus einem anderen Quartier zuzieht. Deshalb werden bei den Zuzugsraten die Zuzüge von ausserhalb sowie die Zuzüge aus Umzügen gemeinsam betrachtet; diese werden als </w:t>
      </w:r>
      <w:r w:rsidRPr="00DB3047">
        <w:rPr>
          <w:b/>
        </w:rPr>
        <w:t>Zuzüge*</w:t>
      </w:r>
      <w:r>
        <w:t xml:space="preserve"> («Zuzüge Stern»; Abkürzung «</w:t>
      </w:r>
      <w:proofErr w:type="spellStart"/>
      <w:r>
        <w:t>ZuzügeS</w:t>
      </w:r>
      <w:proofErr w:type="spellEnd"/>
      <w:r>
        <w:t>») bezeichnet. Die entsprechende Rate wird Zuzugsrate* genannt.</w:t>
      </w:r>
    </w:p>
    <w:p w14:paraId="62AF4D1A" w14:textId="77777777" w:rsidR="00DB3047" w:rsidRDefault="00DB3047" w:rsidP="00DB3047"/>
    <w:p w14:paraId="46CCFCA6" w14:textId="167FE016" w:rsidR="00DB3047" w:rsidRDefault="00DB3047" w:rsidP="005C6FD8">
      <w:pPr>
        <w:pStyle w:val="Randnotiz"/>
        <w:framePr w:wrap="around"/>
      </w:pPr>
      <w:r>
        <w:t xml:space="preserve">Zuzugsrate*: </w:t>
      </w:r>
      <w:r w:rsidR="005C6FD8">
        <w:br/>
      </w:r>
      <w:r>
        <w:t>Trend und Mittel</w:t>
      </w:r>
    </w:p>
    <w:p w14:paraId="41054758" w14:textId="6C9AD3B1" w:rsidR="00DB3047" w:rsidRDefault="00D90D4B" w:rsidP="00DB3047">
      <w:r>
        <w:t xml:space="preserve">Die </w:t>
      </w:r>
      <w:r w:rsidR="00DB3047" w:rsidRPr="00D90D4B">
        <w:rPr>
          <w:b/>
        </w:rPr>
        <w:t>Zuzugsrate</w:t>
      </w:r>
      <w:r w:rsidRPr="00D90D4B">
        <w:rPr>
          <w:b/>
        </w:rPr>
        <w:t>*</w:t>
      </w:r>
      <w:r w:rsidR="00DB3047">
        <w:t xml:space="preserve"> </w:t>
      </w:r>
      <w:r>
        <w:t>wird</w:t>
      </w:r>
      <w:r w:rsidR="00DB3047">
        <w:t xml:space="preserve"> in einem ersten Schritt bloss nach Quartier berechnet. Analog zu anderen Prozessen (z.B. Geburt) wird beim Zuzug ebenfalls ein Parameter für den Anteil Trend in den </w:t>
      </w:r>
      <w:r w:rsidR="002624EC">
        <w:t>künftigen Raten</w:t>
      </w:r>
      <w:r w:rsidR="00DB3047">
        <w:t xml:space="preserve"> verwendet (Parameter</w:t>
      </w:r>
      <w:r w:rsidR="00775905">
        <w:t xml:space="preserve"> </w:t>
      </w:r>
      <w:proofErr w:type="spellStart"/>
      <w:proofErr w:type="gramStart"/>
      <w:r w:rsidR="00775905" w:rsidRPr="00775905">
        <w:rPr>
          <w:i/>
        </w:rPr>
        <w:t>zuz.rate</w:t>
      </w:r>
      <w:proofErr w:type="gramEnd"/>
      <w:r w:rsidR="00775905" w:rsidRPr="00775905">
        <w:rPr>
          <w:i/>
        </w:rPr>
        <w:t>.anteil.trend</w:t>
      </w:r>
      <w:proofErr w:type="spellEnd"/>
      <w:r w:rsidR="00775905">
        <w:t>). Der Pa</w:t>
      </w:r>
      <w:r w:rsidR="00DB3047">
        <w:t xml:space="preserve">rameter </w:t>
      </w:r>
      <w:proofErr w:type="spellStart"/>
      <w:proofErr w:type="gramStart"/>
      <w:r w:rsidR="00DB3047" w:rsidRPr="00775905">
        <w:rPr>
          <w:i/>
        </w:rPr>
        <w:t>zuz.rate</w:t>
      </w:r>
      <w:proofErr w:type="gramEnd"/>
      <w:r w:rsidR="00DB3047" w:rsidRPr="00775905">
        <w:rPr>
          <w:i/>
        </w:rPr>
        <w:t>.grenze.prozent</w:t>
      </w:r>
      <w:proofErr w:type="spellEnd"/>
      <w:r w:rsidR="00DB3047">
        <w:t xml:space="preserve"> gibt die Bandbreite vor. Um zu vermeiden, dass die Kurve der </w:t>
      </w:r>
      <w:r w:rsidR="001D2391">
        <w:t>Zuzugsrate eine Knickstelle auf</w:t>
      </w:r>
      <w:r w:rsidR="00DB3047">
        <w:t>weist (wegen der Einhaltung der B</w:t>
      </w:r>
      <w:r w:rsidR="001D2391">
        <w:t>andbreite), wird ein Filter an</w:t>
      </w:r>
      <w:r w:rsidR="00DB3047">
        <w:t xml:space="preserve">gewendet (Parameter </w:t>
      </w:r>
      <w:proofErr w:type="spellStart"/>
      <w:proofErr w:type="gramStart"/>
      <w:r w:rsidR="00DB3047" w:rsidRPr="00775905">
        <w:rPr>
          <w:i/>
        </w:rPr>
        <w:t>zuz.rate</w:t>
      </w:r>
      <w:proofErr w:type="gramEnd"/>
      <w:r w:rsidR="00DB3047" w:rsidRPr="00775905">
        <w:rPr>
          <w:i/>
        </w:rPr>
        <w:t>.window.grenz</w:t>
      </w:r>
      <w:proofErr w:type="spellEnd"/>
      <w:r w:rsidR="00DB3047">
        <w:t>).</w:t>
      </w:r>
    </w:p>
    <w:p w14:paraId="0B9A8D50" w14:textId="077583B1" w:rsidR="00FB6513" w:rsidRDefault="00FB6513" w:rsidP="00E564D9"/>
    <w:p w14:paraId="1EA3B871" w14:textId="18714005" w:rsidR="00FB6513" w:rsidRDefault="00775905" w:rsidP="00E564D9">
      <w:r w:rsidRPr="00DC2EFD">
        <w:rPr>
          <w:noProof/>
          <w:lang w:eastAsia="de-CH"/>
        </w:rPr>
        <w:drawing>
          <wp:anchor distT="0" distB="0" distL="114300" distR="114300" simplePos="0" relativeHeight="251680768" behindDoc="0" locked="0" layoutInCell="1" allowOverlap="1" wp14:anchorId="309613AF" wp14:editId="79E7C629">
            <wp:simplePos x="0" y="0"/>
            <wp:positionH relativeFrom="margin">
              <wp:align>right</wp:align>
            </wp:positionH>
            <wp:positionV relativeFrom="paragraph">
              <wp:posOffset>19050</wp:posOffset>
            </wp:positionV>
            <wp:extent cx="3995420" cy="1948815"/>
            <wp:effectExtent l="0" t="0" r="5080" b="0"/>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995420" cy="1948815"/>
                    </a:xfrm>
                    <a:prstGeom prst="rect">
                      <a:avLst/>
                    </a:prstGeom>
                  </pic:spPr>
                </pic:pic>
              </a:graphicData>
            </a:graphic>
            <wp14:sizeRelH relativeFrom="page">
              <wp14:pctWidth>0</wp14:pctWidth>
            </wp14:sizeRelH>
            <wp14:sizeRelV relativeFrom="page">
              <wp14:pctHeight>0</wp14:pctHeight>
            </wp14:sizeRelV>
          </wp:anchor>
        </w:drawing>
      </w:r>
      <w:r w:rsidRPr="00775905">
        <w:t>G_3.3.1: Trend und Mittel der Zuzugsrate*</w:t>
      </w:r>
    </w:p>
    <w:p w14:paraId="09E780AD" w14:textId="2E10E1ED" w:rsidR="00FB6513" w:rsidRDefault="00FB6513" w:rsidP="00E564D9"/>
    <w:p w14:paraId="625056E7" w14:textId="4BB1C6EC" w:rsidR="00A11B4E" w:rsidRDefault="00775905" w:rsidP="00E564D9">
      <w:r w:rsidRPr="00DC2EFD">
        <w:rPr>
          <w:noProof/>
          <w:lang w:eastAsia="de-CH"/>
        </w:rPr>
        <w:drawing>
          <wp:anchor distT="0" distB="0" distL="114300" distR="114300" simplePos="0" relativeHeight="251682816" behindDoc="0" locked="0" layoutInCell="1" allowOverlap="1" wp14:anchorId="2AF83EA7" wp14:editId="47D7288E">
            <wp:simplePos x="0" y="0"/>
            <wp:positionH relativeFrom="margin">
              <wp:align>right</wp:align>
            </wp:positionH>
            <wp:positionV relativeFrom="paragraph">
              <wp:posOffset>38100</wp:posOffset>
            </wp:positionV>
            <wp:extent cx="3956340" cy="2225040"/>
            <wp:effectExtent l="0" t="0" r="6350" b="381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956340" cy="2225040"/>
                    </a:xfrm>
                    <a:prstGeom prst="rect">
                      <a:avLst/>
                    </a:prstGeom>
                  </pic:spPr>
                </pic:pic>
              </a:graphicData>
            </a:graphic>
            <wp14:sizeRelH relativeFrom="page">
              <wp14:pctWidth>0</wp14:pctWidth>
            </wp14:sizeRelH>
            <wp14:sizeRelV relativeFrom="page">
              <wp14:pctHeight>0</wp14:pctHeight>
            </wp14:sizeRelV>
          </wp:anchor>
        </w:drawing>
      </w:r>
      <w:r w:rsidRPr="00775905">
        <w:t>G_3.3.2: Zuzugsrate*: Knickpunkt vermeiden</w:t>
      </w:r>
    </w:p>
    <w:p w14:paraId="7E293408" w14:textId="77777777" w:rsidR="00AD756E" w:rsidRDefault="00AD756E" w:rsidP="00E564D9"/>
    <w:p w14:paraId="0ACD4410" w14:textId="444B6C9C" w:rsidR="00775905" w:rsidRDefault="00775905" w:rsidP="00D6628C">
      <w:pPr>
        <w:pStyle w:val="Randnotiz"/>
        <w:pageBreakBefore/>
        <w:framePr w:wrap="around"/>
      </w:pPr>
      <w:r>
        <w:lastRenderedPageBreak/>
        <w:t>Altersverteilung im Zuzug*</w:t>
      </w:r>
    </w:p>
    <w:p w14:paraId="2195E75A" w14:textId="1EFBEC16" w:rsidR="00D6628C" w:rsidRPr="00D6628C" w:rsidRDefault="00775905" w:rsidP="00D6628C">
      <w:pPr>
        <w:rPr>
          <w:i/>
        </w:rPr>
      </w:pPr>
      <w:r>
        <w:t xml:space="preserve">Die </w:t>
      </w:r>
      <w:r w:rsidR="00D6628C">
        <w:t xml:space="preserve">Schätzung der </w:t>
      </w:r>
      <w:r w:rsidRPr="00D90D4B">
        <w:rPr>
          <w:b/>
        </w:rPr>
        <w:t>Altersverteilung im Zuzug*</w:t>
      </w:r>
      <w:r>
        <w:t xml:space="preserve"> </w:t>
      </w:r>
      <w:r w:rsidR="00D6628C">
        <w:t>(</w:t>
      </w:r>
      <w:r w:rsidR="004A4C87">
        <w:t>in Abhängigkeit</w:t>
      </w:r>
      <w:r w:rsidR="00D6628C">
        <w:t xml:space="preserve"> von Heimat und Quartier) </w:t>
      </w:r>
      <w:r>
        <w:t xml:space="preserve">wird </w:t>
      </w:r>
      <w:r w:rsidR="00D6628C">
        <w:t xml:space="preserve">durch die Parameter </w:t>
      </w:r>
      <w:proofErr w:type="spellStart"/>
      <w:proofErr w:type="gramStart"/>
      <w:r w:rsidR="00D6628C" w:rsidRPr="00D6628C">
        <w:rPr>
          <w:i/>
        </w:rPr>
        <w:t>zuz.anz.rate</w:t>
      </w:r>
      <w:proofErr w:type="gramEnd"/>
      <w:r w:rsidR="00D6628C" w:rsidRPr="00D6628C">
        <w:rPr>
          <w:i/>
        </w:rPr>
        <w:t>.heimat</w:t>
      </w:r>
      <w:proofErr w:type="spellEnd"/>
      <w:r w:rsidR="00D6628C">
        <w:rPr>
          <w:i/>
        </w:rPr>
        <w:t xml:space="preserve">, </w:t>
      </w:r>
      <w:proofErr w:type="spellStart"/>
      <w:r w:rsidR="00D6628C" w:rsidRPr="00D6628C">
        <w:rPr>
          <w:i/>
        </w:rPr>
        <w:t>zuz.anz.rate.stadt</w:t>
      </w:r>
      <w:proofErr w:type="spellEnd"/>
      <w:r w:rsidR="00D6628C">
        <w:rPr>
          <w:i/>
        </w:rPr>
        <w:t xml:space="preserve">, </w:t>
      </w:r>
      <w:proofErr w:type="spellStart"/>
      <w:r w:rsidR="00D6628C" w:rsidRPr="00D6628C">
        <w:rPr>
          <w:i/>
        </w:rPr>
        <w:t>zuz.anz.rate.const</w:t>
      </w:r>
      <w:proofErr w:type="spellEnd"/>
      <w:r w:rsidR="00D6628C">
        <w:rPr>
          <w:i/>
        </w:rPr>
        <w:t xml:space="preserve"> </w:t>
      </w:r>
      <w:r w:rsidR="00D6628C" w:rsidRPr="00D6628C">
        <w:t>und</w:t>
      </w:r>
      <w:r w:rsidR="00D6628C">
        <w:rPr>
          <w:i/>
        </w:rPr>
        <w:t xml:space="preserve"> </w:t>
      </w:r>
    </w:p>
    <w:p w14:paraId="79A5FED9" w14:textId="0993C581" w:rsidR="00F832A1" w:rsidRDefault="00D6628C" w:rsidP="00D87F38">
      <w:pPr>
        <w:rPr>
          <w:noProof/>
          <w:lang w:eastAsia="de-CH"/>
        </w:rPr>
      </w:pPr>
      <w:proofErr w:type="spellStart"/>
      <w:proofErr w:type="gramStart"/>
      <w:r w:rsidRPr="00D6628C">
        <w:rPr>
          <w:i/>
        </w:rPr>
        <w:t>zuz.wert</w:t>
      </w:r>
      <w:proofErr w:type="gramEnd"/>
      <w:r w:rsidRPr="00D6628C">
        <w:rPr>
          <w:i/>
        </w:rPr>
        <w:t>.rate.const</w:t>
      </w:r>
      <w:proofErr w:type="spellEnd"/>
      <w:r w:rsidRPr="00D6628C">
        <w:rPr>
          <w:i/>
          <w:noProof/>
          <w:lang w:eastAsia="de-CH"/>
        </w:rPr>
        <w:t xml:space="preserve"> </w:t>
      </w:r>
      <w:r>
        <w:rPr>
          <w:noProof/>
          <w:lang w:eastAsia="de-CH"/>
        </w:rPr>
        <w:t xml:space="preserve">gesteuert. Analog zur Modellierung der altersspezifischen Geburtenrate </w:t>
      </w:r>
      <w:r w:rsidR="00310808">
        <w:rPr>
          <w:noProof/>
          <w:lang w:eastAsia="de-CH"/>
        </w:rPr>
        <w:t>steuern</w:t>
      </w:r>
      <w:r>
        <w:rPr>
          <w:noProof/>
          <w:lang w:eastAsia="de-CH"/>
        </w:rPr>
        <w:t xml:space="preserve"> diese Parameter, wie die </w:t>
      </w:r>
      <w:r w:rsidR="00871BAC">
        <w:rPr>
          <w:noProof/>
          <w:lang w:eastAsia="de-CH"/>
        </w:rPr>
        <w:t>«</w:t>
      </w:r>
      <w:r>
        <w:rPr>
          <w:noProof/>
          <w:lang w:eastAsia="de-CH"/>
        </w:rPr>
        <w:t>Schwänze</w:t>
      </w:r>
      <w:r w:rsidR="00871BAC">
        <w:rPr>
          <w:noProof/>
          <w:lang w:eastAsia="de-CH"/>
        </w:rPr>
        <w:t>»</w:t>
      </w:r>
      <w:r>
        <w:rPr>
          <w:noProof/>
          <w:lang w:eastAsia="de-CH"/>
        </w:rPr>
        <w:t xml:space="preserve"> der Altersverteilung der Zuzüge* </w:t>
      </w:r>
      <w:r w:rsidR="00F61E85">
        <w:rPr>
          <w:noProof/>
          <w:lang w:eastAsia="de-CH"/>
        </w:rPr>
        <w:t xml:space="preserve">mittels Dichteschätzung </w:t>
      </w:r>
      <w:r w:rsidR="00AA1384">
        <w:rPr>
          <w:noProof/>
          <w:lang w:eastAsia="de-CH"/>
        </w:rPr>
        <w:t>bestimmt</w:t>
      </w:r>
      <w:r>
        <w:rPr>
          <w:noProof/>
          <w:lang w:eastAsia="de-CH"/>
        </w:rPr>
        <w:t xml:space="preserve"> werden</w:t>
      </w:r>
      <w:r w:rsidR="00AC2493">
        <w:rPr>
          <w:noProof/>
          <w:lang w:eastAsia="de-CH"/>
        </w:rPr>
        <w:t>.</w:t>
      </w:r>
      <w:r w:rsidR="00F832A1">
        <w:rPr>
          <w:noProof/>
          <w:lang w:eastAsia="de-CH"/>
        </w:rPr>
        <w:t xml:space="preserve"> Die Quartiere werden dann aufgrund der Form der Alters</w:t>
      </w:r>
      <w:r w:rsidR="00FE0C25">
        <w:rPr>
          <w:noProof/>
          <w:lang w:eastAsia="de-CH"/>
        </w:rPr>
        <w:softHyphen/>
      </w:r>
      <w:r w:rsidR="00F832A1">
        <w:rPr>
          <w:noProof/>
          <w:lang w:eastAsia="de-CH"/>
        </w:rPr>
        <w:t xml:space="preserve">verteilung von Zuzug* zu «Quartiercluster» zusammengefasst. Quartiere mit einer ähnlichen Form der Altersverteilung (pro Heimatkategorie) werden dem gleichen Cluster zugeordnet. Die Anzahl Cluster pro Heimatkategorie wird durch die Parameter </w:t>
      </w:r>
      <w:r w:rsidR="001B0D05" w:rsidRPr="00175D58">
        <w:rPr>
          <w:i/>
          <w:noProof/>
          <w:lang w:eastAsia="de-CH"/>
        </w:rPr>
        <w:t>zuz</w:t>
      </w:r>
      <w:r w:rsidR="00F832A1" w:rsidRPr="00175D58">
        <w:rPr>
          <w:i/>
          <w:noProof/>
          <w:lang w:eastAsia="de-CH"/>
        </w:rPr>
        <w:t>.anz.cluster.heimat1</w:t>
      </w:r>
      <w:r w:rsidR="00F832A1" w:rsidRPr="00D87F38">
        <w:rPr>
          <w:noProof/>
          <w:lang w:eastAsia="de-CH"/>
        </w:rPr>
        <w:t>,</w:t>
      </w:r>
      <w:r w:rsidR="00F832A1" w:rsidRPr="00175D58">
        <w:rPr>
          <w:i/>
          <w:noProof/>
          <w:lang w:eastAsia="de-CH"/>
        </w:rPr>
        <w:t xml:space="preserve"> </w:t>
      </w:r>
      <w:r w:rsidR="001B0D05" w:rsidRPr="00175D58">
        <w:rPr>
          <w:i/>
          <w:noProof/>
          <w:lang w:eastAsia="de-CH"/>
        </w:rPr>
        <w:t>zuz</w:t>
      </w:r>
      <w:r w:rsidR="00F832A1" w:rsidRPr="00175D58">
        <w:rPr>
          <w:i/>
          <w:noProof/>
          <w:lang w:eastAsia="de-CH"/>
        </w:rPr>
        <w:t>.anz.cluster.heimat2</w:t>
      </w:r>
      <w:r w:rsidR="00D87F38" w:rsidRPr="00D87F38">
        <w:rPr>
          <w:noProof/>
          <w:lang w:eastAsia="de-CH"/>
        </w:rPr>
        <w:t>,</w:t>
      </w:r>
      <w:r w:rsidR="00F832A1" w:rsidRPr="00175D58">
        <w:rPr>
          <w:i/>
          <w:noProof/>
          <w:lang w:eastAsia="de-CH"/>
        </w:rPr>
        <w:t xml:space="preserve"> </w:t>
      </w:r>
      <w:r w:rsidR="001B0D05" w:rsidRPr="00175D58">
        <w:rPr>
          <w:i/>
          <w:noProof/>
          <w:lang w:eastAsia="de-CH"/>
        </w:rPr>
        <w:t>zuz</w:t>
      </w:r>
      <w:r w:rsidR="00F832A1" w:rsidRPr="00175D58">
        <w:rPr>
          <w:i/>
          <w:noProof/>
          <w:lang w:eastAsia="de-CH"/>
        </w:rPr>
        <w:t>.anz.cluster.heimat3</w:t>
      </w:r>
      <w:r w:rsidR="00D87F38" w:rsidRPr="00D87F38">
        <w:rPr>
          <w:noProof/>
          <w:lang w:eastAsia="de-CH"/>
        </w:rPr>
        <w:t>,</w:t>
      </w:r>
      <w:r w:rsidR="00F832A1" w:rsidRPr="00175D58">
        <w:rPr>
          <w:i/>
          <w:noProof/>
          <w:lang w:eastAsia="de-CH"/>
        </w:rPr>
        <w:t xml:space="preserve"> </w:t>
      </w:r>
      <w:r w:rsidR="001B0D05" w:rsidRPr="00175D58">
        <w:rPr>
          <w:i/>
          <w:noProof/>
          <w:lang w:eastAsia="de-CH"/>
        </w:rPr>
        <w:t>zuz</w:t>
      </w:r>
      <w:r w:rsidR="00F832A1" w:rsidRPr="00175D58">
        <w:rPr>
          <w:i/>
          <w:noProof/>
          <w:lang w:eastAsia="de-CH"/>
        </w:rPr>
        <w:t>.anz.cluster.heimat4</w:t>
      </w:r>
      <w:r w:rsidR="002A7C9D">
        <w:rPr>
          <w:noProof/>
          <w:lang w:eastAsia="de-CH"/>
        </w:rPr>
        <w:t xml:space="preserve"> </w:t>
      </w:r>
      <w:r w:rsidR="00FE0C25">
        <w:rPr>
          <w:noProof/>
          <w:lang w:eastAsia="de-CH"/>
        </w:rPr>
        <w:t>bestimmt (Einzelheiten dazu in Kapitel 4),</w:t>
      </w:r>
      <w:r w:rsidR="00D87F38">
        <w:rPr>
          <w:noProof/>
          <w:lang w:eastAsia="de-CH"/>
        </w:rPr>
        <w:t xml:space="preserve"> </w:t>
      </w:r>
      <w:r w:rsidR="00FE0C25">
        <w:rPr>
          <w:noProof/>
          <w:lang w:eastAsia="de-CH"/>
        </w:rPr>
        <w:t>d</w:t>
      </w:r>
      <w:r w:rsidR="00D87F38">
        <w:rPr>
          <w:noProof/>
          <w:lang w:eastAsia="de-CH"/>
        </w:rPr>
        <w:t>ie Parameter</w:t>
      </w:r>
      <w:r w:rsidR="002A7C9D">
        <w:rPr>
          <w:noProof/>
          <w:lang w:eastAsia="de-CH"/>
        </w:rPr>
        <w:t xml:space="preserve"> </w:t>
      </w:r>
      <w:r w:rsidR="002A7C9D" w:rsidRPr="00D87F38">
        <w:rPr>
          <w:i/>
          <w:noProof/>
          <w:lang w:eastAsia="de-CH"/>
        </w:rPr>
        <w:t>zuz.alter.cluster.beginn</w:t>
      </w:r>
      <w:r w:rsidR="002A7C9D">
        <w:rPr>
          <w:noProof/>
          <w:lang w:eastAsia="de-CH"/>
        </w:rPr>
        <w:t xml:space="preserve"> und </w:t>
      </w:r>
      <w:r w:rsidR="002A7C9D" w:rsidRPr="00D87F38">
        <w:rPr>
          <w:i/>
          <w:noProof/>
          <w:lang w:eastAsia="de-CH"/>
        </w:rPr>
        <w:t>zuz.alter.cluster.ende</w:t>
      </w:r>
      <w:r w:rsidR="00D87F38">
        <w:rPr>
          <w:noProof/>
          <w:lang w:eastAsia="de-CH"/>
        </w:rPr>
        <w:t xml:space="preserve"> </w:t>
      </w:r>
      <w:r w:rsidR="00FE0C25">
        <w:rPr>
          <w:noProof/>
          <w:lang w:eastAsia="de-CH"/>
        </w:rPr>
        <w:t>kontrollieren</w:t>
      </w:r>
      <w:r w:rsidR="00D87F38">
        <w:rPr>
          <w:noProof/>
          <w:lang w:eastAsia="de-CH"/>
        </w:rPr>
        <w:t>, welche Altersjahre zur Clusterung</w:t>
      </w:r>
      <w:r w:rsidR="0044388F">
        <w:rPr>
          <w:noProof/>
          <w:lang w:eastAsia="de-CH"/>
        </w:rPr>
        <w:t xml:space="preserve"> der Quartiere</w:t>
      </w:r>
      <w:r w:rsidR="00D87F38">
        <w:rPr>
          <w:noProof/>
          <w:lang w:eastAsia="de-CH"/>
        </w:rPr>
        <w:t xml:space="preserve"> verwendet werden.</w:t>
      </w:r>
    </w:p>
    <w:p w14:paraId="702EC20A" w14:textId="1D4C9614" w:rsidR="00F832A1" w:rsidRDefault="00F832A1" w:rsidP="00F832A1">
      <w:pPr>
        <w:rPr>
          <w:noProof/>
          <w:lang w:eastAsia="de-CH"/>
        </w:rPr>
      </w:pPr>
    </w:p>
    <w:p w14:paraId="7E0E7C0E" w14:textId="0F1E488E" w:rsidR="005A639C" w:rsidRDefault="00F832A1" w:rsidP="005B7335">
      <w:pPr>
        <w:rPr>
          <w:noProof/>
          <w:lang w:eastAsia="de-CH"/>
        </w:rPr>
      </w:pPr>
      <w:r>
        <w:rPr>
          <w:noProof/>
          <w:lang w:eastAsia="de-CH"/>
        </w:rPr>
        <w:t>Anschliessend werden</w:t>
      </w:r>
      <w:r w:rsidR="003065DA">
        <w:rPr>
          <w:noProof/>
          <w:lang w:eastAsia="de-CH"/>
        </w:rPr>
        <w:t xml:space="preserve"> für die Anteile der </w:t>
      </w:r>
      <w:r w:rsidR="006F13EB">
        <w:rPr>
          <w:noProof/>
          <w:lang w:eastAsia="de-CH"/>
        </w:rPr>
        <w:t xml:space="preserve">einzelnen </w:t>
      </w:r>
      <w:r w:rsidR="003065DA">
        <w:rPr>
          <w:noProof/>
          <w:lang w:eastAsia="de-CH"/>
        </w:rPr>
        <w:t xml:space="preserve">Altersjahre an Zuzug* </w:t>
      </w:r>
      <w:r w:rsidR="002D4E53">
        <w:rPr>
          <w:noProof/>
          <w:lang w:eastAsia="de-CH"/>
        </w:rPr>
        <w:t xml:space="preserve">– wiederum </w:t>
      </w:r>
      <w:r w:rsidR="00E12E05">
        <w:rPr>
          <w:noProof/>
          <w:lang w:eastAsia="de-CH"/>
        </w:rPr>
        <w:t xml:space="preserve">pro Kombination von </w:t>
      </w:r>
      <w:r w:rsidR="003065DA">
        <w:rPr>
          <w:noProof/>
          <w:lang w:eastAsia="de-CH"/>
        </w:rPr>
        <w:t>Heimat und</w:t>
      </w:r>
      <w:r>
        <w:rPr>
          <w:noProof/>
          <w:lang w:eastAsia="de-CH"/>
        </w:rPr>
        <w:t xml:space="preserve"> «Quartiercluster» </w:t>
      </w:r>
      <w:r w:rsidR="002D4E53">
        <w:rPr>
          <w:noProof/>
          <w:lang w:eastAsia="de-CH"/>
        </w:rPr>
        <w:t xml:space="preserve">– </w:t>
      </w:r>
      <w:r w:rsidR="003065DA">
        <w:rPr>
          <w:noProof/>
          <w:lang w:eastAsia="de-CH"/>
        </w:rPr>
        <w:t xml:space="preserve">die Mittelwerte bzw. </w:t>
      </w:r>
      <w:r w:rsidR="006F13EB">
        <w:rPr>
          <w:noProof/>
          <w:lang w:eastAsia="de-CH"/>
        </w:rPr>
        <w:t xml:space="preserve">die </w:t>
      </w:r>
      <w:r>
        <w:rPr>
          <w:noProof/>
          <w:lang w:eastAsia="de-CH"/>
        </w:rPr>
        <w:t>lineare</w:t>
      </w:r>
      <w:r w:rsidR="003065DA">
        <w:rPr>
          <w:noProof/>
          <w:lang w:eastAsia="de-CH"/>
        </w:rPr>
        <w:t>n</w:t>
      </w:r>
      <w:r>
        <w:rPr>
          <w:noProof/>
          <w:lang w:eastAsia="de-CH"/>
        </w:rPr>
        <w:t xml:space="preserve"> Zeittrends berechnet</w:t>
      </w:r>
      <w:r w:rsidR="006F13EB">
        <w:rPr>
          <w:noProof/>
          <w:lang w:eastAsia="de-CH"/>
        </w:rPr>
        <w:t xml:space="preserve"> und miteinander </w:t>
      </w:r>
      <w:r w:rsidR="00184C57">
        <w:rPr>
          <w:noProof/>
          <w:lang w:eastAsia="de-CH"/>
        </w:rPr>
        <w:t>kombiniert</w:t>
      </w:r>
      <w:r w:rsidR="003065DA">
        <w:rPr>
          <w:noProof/>
          <w:lang w:eastAsia="de-CH"/>
        </w:rPr>
        <w:t>. Die</w:t>
      </w:r>
      <w:r>
        <w:rPr>
          <w:noProof/>
          <w:lang w:eastAsia="de-CH"/>
        </w:rPr>
        <w:t xml:space="preserve"> Parameter </w:t>
      </w:r>
      <w:r w:rsidR="003065DA" w:rsidRPr="003065DA">
        <w:rPr>
          <w:i/>
          <w:noProof/>
          <w:lang w:eastAsia="de-CH"/>
        </w:rPr>
        <w:t>zuz.altvert.anteil.trend</w:t>
      </w:r>
      <w:r w:rsidR="003065DA">
        <w:rPr>
          <w:noProof/>
          <w:lang w:eastAsia="de-CH"/>
        </w:rPr>
        <w:t xml:space="preserve">, </w:t>
      </w:r>
      <w:r w:rsidR="003065DA" w:rsidRPr="003065DA">
        <w:rPr>
          <w:i/>
          <w:noProof/>
          <w:lang w:eastAsia="de-CH"/>
        </w:rPr>
        <w:t>zuz.altvert.grenze.prozent</w:t>
      </w:r>
      <w:r w:rsidR="003065DA">
        <w:rPr>
          <w:i/>
          <w:noProof/>
          <w:lang w:eastAsia="de-CH"/>
        </w:rPr>
        <w:t xml:space="preserve"> </w:t>
      </w:r>
      <w:r w:rsidR="003065DA">
        <w:rPr>
          <w:noProof/>
          <w:lang w:eastAsia="de-CH"/>
        </w:rPr>
        <w:t xml:space="preserve">und </w:t>
      </w:r>
      <w:r w:rsidR="003065DA" w:rsidRPr="003065DA">
        <w:rPr>
          <w:i/>
          <w:noProof/>
          <w:lang w:eastAsia="de-CH"/>
        </w:rPr>
        <w:t>zuz.altvert.window.grenz</w:t>
      </w:r>
      <w:r w:rsidR="003065DA">
        <w:rPr>
          <w:noProof/>
          <w:lang w:eastAsia="de-CH"/>
        </w:rPr>
        <w:t xml:space="preserve"> </w:t>
      </w:r>
      <w:r w:rsidR="0048020A">
        <w:rPr>
          <w:noProof/>
          <w:lang w:eastAsia="de-CH"/>
        </w:rPr>
        <w:t>steuern diese Berechnungen</w:t>
      </w:r>
      <w:r w:rsidR="003065DA">
        <w:rPr>
          <w:noProof/>
          <w:lang w:eastAsia="de-CH"/>
        </w:rPr>
        <w:t xml:space="preserve"> analog zur Modellierung der Fertilitäts</w:t>
      </w:r>
      <w:r w:rsidR="006F13EB">
        <w:rPr>
          <w:noProof/>
          <w:lang w:eastAsia="de-CH"/>
        </w:rPr>
        <w:t xml:space="preserve">- und </w:t>
      </w:r>
      <w:r w:rsidR="00B05E70">
        <w:rPr>
          <w:noProof/>
          <w:lang w:eastAsia="de-CH"/>
        </w:rPr>
        <w:t xml:space="preserve">der </w:t>
      </w:r>
      <w:r w:rsidR="006F13EB">
        <w:rPr>
          <w:noProof/>
          <w:lang w:eastAsia="de-CH"/>
        </w:rPr>
        <w:t>Zuzugsrate*</w:t>
      </w:r>
      <w:r w:rsidR="003065DA">
        <w:rPr>
          <w:noProof/>
          <w:lang w:eastAsia="de-CH"/>
        </w:rPr>
        <w:t>.</w:t>
      </w:r>
    </w:p>
    <w:p w14:paraId="007D06A4" w14:textId="7EBE8C73" w:rsidR="005B7335" w:rsidRDefault="00C53E68" w:rsidP="00E564D9">
      <w:r>
        <w:rPr>
          <w:noProof/>
          <w:lang w:eastAsia="de-CH"/>
        </w:rPr>
        <w:drawing>
          <wp:anchor distT="0" distB="0" distL="114300" distR="114300" simplePos="0" relativeHeight="251730944" behindDoc="0" locked="0" layoutInCell="1" allowOverlap="1" wp14:anchorId="0B2E71DF" wp14:editId="58B34F8F">
            <wp:simplePos x="0" y="0"/>
            <wp:positionH relativeFrom="margin">
              <wp:align>right</wp:align>
            </wp:positionH>
            <wp:positionV relativeFrom="margin">
              <wp:posOffset>4497860</wp:posOffset>
            </wp:positionV>
            <wp:extent cx="3996000" cy="1761258"/>
            <wp:effectExtent l="0" t="0" r="5080" b="0"/>
            <wp:wrapSquare wrapText="bothSides"/>
            <wp:docPr id="298" name="Grafik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96000" cy="1761258"/>
                    </a:xfrm>
                    <a:prstGeom prst="rect">
                      <a:avLst/>
                    </a:prstGeom>
                  </pic:spPr>
                </pic:pic>
              </a:graphicData>
            </a:graphic>
            <wp14:sizeRelH relativeFrom="margin">
              <wp14:pctWidth>0</wp14:pctWidth>
            </wp14:sizeRelH>
            <wp14:sizeRelV relativeFrom="margin">
              <wp14:pctHeight>0</wp14:pctHeight>
            </wp14:sizeRelV>
          </wp:anchor>
        </w:drawing>
      </w:r>
    </w:p>
    <w:p w14:paraId="757D33B5" w14:textId="2D8B0AE4" w:rsidR="00FB6513" w:rsidRDefault="00C91B09" w:rsidP="00E564D9">
      <w:r w:rsidRPr="00C91B09">
        <w:t>G_3.</w:t>
      </w:r>
      <w:r w:rsidR="005B7335" w:rsidRPr="005B7335">
        <w:rPr>
          <w:noProof/>
          <w:lang w:eastAsia="de-CH"/>
        </w:rPr>
        <w:t xml:space="preserve"> </w:t>
      </w:r>
      <w:r w:rsidRPr="00C91B09">
        <w:t>3.</w:t>
      </w:r>
      <w:r w:rsidR="00FD640F">
        <w:t>3</w:t>
      </w:r>
      <w:r w:rsidRPr="00C91B09">
        <w:t>: Zeitliche Entwicklung der Altersverteilung im Zuzug*: Trend und Mittel</w:t>
      </w:r>
    </w:p>
    <w:p w14:paraId="5F35A9E0" w14:textId="0FC476AC" w:rsidR="00A9410C" w:rsidRDefault="00A9410C">
      <w:pPr>
        <w:spacing w:line="240" w:lineRule="auto"/>
        <w:ind w:left="0"/>
      </w:pPr>
      <w:r>
        <w:br w:type="page"/>
      </w:r>
    </w:p>
    <w:p w14:paraId="161AD879" w14:textId="480D8E28" w:rsidR="00FB6513" w:rsidRDefault="000B2CE5" w:rsidP="00FD640F">
      <w:r>
        <w:rPr>
          <w:noProof/>
          <w:lang w:eastAsia="de-CH"/>
        </w:rPr>
        <w:lastRenderedPageBreak/>
        <w:drawing>
          <wp:anchor distT="0" distB="0" distL="114300" distR="114300" simplePos="0" relativeHeight="251731968" behindDoc="0" locked="0" layoutInCell="1" allowOverlap="1" wp14:anchorId="41AD6CAD" wp14:editId="491C175F">
            <wp:simplePos x="0" y="0"/>
            <wp:positionH relativeFrom="margin">
              <wp:align>right</wp:align>
            </wp:positionH>
            <wp:positionV relativeFrom="margin">
              <wp:posOffset>140266</wp:posOffset>
            </wp:positionV>
            <wp:extent cx="3996000" cy="2119066"/>
            <wp:effectExtent l="0" t="0" r="5080" b="0"/>
            <wp:wrapSquare wrapText="bothSides"/>
            <wp:docPr id="299" name="Grafik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96000" cy="2119066"/>
                    </a:xfrm>
                    <a:prstGeom prst="rect">
                      <a:avLst/>
                    </a:prstGeom>
                  </pic:spPr>
                </pic:pic>
              </a:graphicData>
            </a:graphic>
            <wp14:sizeRelH relativeFrom="margin">
              <wp14:pctWidth>0</wp14:pctWidth>
            </wp14:sizeRelH>
            <wp14:sizeRelV relativeFrom="margin">
              <wp14:pctHeight>0</wp14:pctHeight>
            </wp14:sizeRelV>
          </wp:anchor>
        </w:drawing>
      </w:r>
      <w:r w:rsidR="00C16706" w:rsidRPr="00C16706">
        <w:t>G_3.3.</w:t>
      </w:r>
      <w:r w:rsidR="00FD640F">
        <w:t>4</w:t>
      </w:r>
      <w:r w:rsidR="00C16706" w:rsidRPr="00C16706">
        <w:t>: Zeitliche Entwicklung der Altersverteilung im Zuzug*: Knickpunkt vermeiden</w:t>
      </w:r>
    </w:p>
    <w:p w14:paraId="3DD0860F" w14:textId="7ACDE66B" w:rsidR="0014293A" w:rsidRDefault="0014293A">
      <w:pPr>
        <w:spacing w:line="240" w:lineRule="auto"/>
        <w:ind w:left="0"/>
      </w:pPr>
      <w:r>
        <w:br w:type="page"/>
      </w:r>
    </w:p>
    <w:p w14:paraId="1EEF4472" w14:textId="38D978EC" w:rsidR="00FB6513" w:rsidRDefault="00DE1A92" w:rsidP="00DE1A92">
      <w:pPr>
        <w:pStyle w:val="Randnotiz"/>
        <w:framePr w:wrap="around"/>
      </w:pPr>
      <w:r>
        <w:lastRenderedPageBreak/>
        <w:t xml:space="preserve">Verteilung von </w:t>
      </w:r>
      <w:r>
        <w:br/>
        <w:t xml:space="preserve">Geschlecht und </w:t>
      </w:r>
      <w:r>
        <w:br/>
        <w:t>Heimat im Zuzug*</w:t>
      </w:r>
    </w:p>
    <w:p w14:paraId="5C217C84" w14:textId="437D702D" w:rsidR="00FB6513" w:rsidRDefault="00DE1A92" w:rsidP="00E564D9">
      <w:r w:rsidRPr="00DE1A92">
        <w:t>Die zeitliche Entwicklung der</w:t>
      </w:r>
      <w:r>
        <w:t xml:space="preserve"> </w:t>
      </w:r>
      <w:r w:rsidR="005641ED">
        <w:t xml:space="preserve">altersunabhängigen </w:t>
      </w:r>
      <w:r w:rsidRPr="001936E5">
        <w:rPr>
          <w:b/>
        </w:rPr>
        <w:t>Anteile von Geschlecht und Heimat</w:t>
      </w:r>
      <w:r w:rsidRPr="00DE1A92">
        <w:t xml:space="preserve"> (z.B. Schweizerinnen) im Zuzug</w:t>
      </w:r>
      <w:r w:rsidR="00D872F7">
        <w:t>*</w:t>
      </w:r>
      <w:r w:rsidRPr="00DE1A92">
        <w:t xml:space="preserve"> wird mit den Parametern </w:t>
      </w:r>
      <w:proofErr w:type="spellStart"/>
      <w:proofErr w:type="gramStart"/>
      <w:r w:rsidRPr="00DE1A92">
        <w:rPr>
          <w:i/>
        </w:rPr>
        <w:t>zuz.ghvert</w:t>
      </w:r>
      <w:proofErr w:type="gramEnd"/>
      <w:r w:rsidRPr="00DE1A92">
        <w:rPr>
          <w:i/>
        </w:rPr>
        <w:t>.anteil.trend</w:t>
      </w:r>
      <w:proofErr w:type="spellEnd"/>
      <w:r w:rsidRPr="00DE1A92">
        <w:t xml:space="preserve"> sowie </w:t>
      </w:r>
      <w:proofErr w:type="spellStart"/>
      <w:r w:rsidRPr="00DE1A92">
        <w:rPr>
          <w:i/>
        </w:rPr>
        <w:t>zuz.ghvert.grenze.prozent</w:t>
      </w:r>
      <w:proofErr w:type="spellEnd"/>
      <w:r>
        <w:t xml:space="preserve"> gesteu</w:t>
      </w:r>
      <w:r w:rsidRPr="00DE1A92">
        <w:t xml:space="preserve">ert. Anschliessend wird über Kalenderjahre gefiltert um einen eventuellen Knickpunkt zu vermeiden (Parameter </w:t>
      </w:r>
      <w:proofErr w:type="spellStart"/>
      <w:proofErr w:type="gramStart"/>
      <w:r w:rsidRPr="00DE1A92">
        <w:rPr>
          <w:i/>
        </w:rPr>
        <w:t>zuz.ghvert</w:t>
      </w:r>
      <w:proofErr w:type="gramEnd"/>
      <w:r w:rsidRPr="00DE1A92">
        <w:rPr>
          <w:i/>
        </w:rPr>
        <w:t>.window.grenz</w:t>
      </w:r>
      <w:proofErr w:type="spellEnd"/>
      <w:r w:rsidRPr="00DE1A92">
        <w:t>).</w:t>
      </w:r>
    </w:p>
    <w:p w14:paraId="0BB2A926" w14:textId="65E36DA4" w:rsidR="00FB6513" w:rsidRDefault="009F7EE6" w:rsidP="00E564D9">
      <w:r w:rsidRPr="00AF7FD5">
        <w:rPr>
          <w:noProof/>
          <w:lang w:eastAsia="de-CH"/>
        </w:rPr>
        <w:drawing>
          <wp:anchor distT="0" distB="0" distL="114300" distR="114300" simplePos="0" relativeHeight="251693056" behindDoc="0" locked="0" layoutInCell="1" allowOverlap="1" wp14:anchorId="78E524AB" wp14:editId="761D8203">
            <wp:simplePos x="0" y="0"/>
            <wp:positionH relativeFrom="margin">
              <wp:align>right</wp:align>
            </wp:positionH>
            <wp:positionV relativeFrom="paragraph">
              <wp:posOffset>236855</wp:posOffset>
            </wp:positionV>
            <wp:extent cx="3996000" cy="1924957"/>
            <wp:effectExtent l="0" t="0" r="5080" b="0"/>
            <wp:wrapSquare wrapText="bothSides"/>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996000" cy="1924957"/>
                    </a:xfrm>
                    <a:prstGeom prst="rect">
                      <a:avLst/>
                    </a:prstGeom>
                  </pic:spPr>
                </pic:pic>
              </a:graphicData>
            </a:graphic>
            <wp14:sizeRelH relativeFrom="page">
              <wp14:pctWidth>0</wp14:pctWidth>
            </wp14:sizeRelH>
            <wp14:sizeRelV relativeFrom="page">
              <wp14:pctHeight>0</wp14:pctHeight>
            </wp14:sizeRelV>
          </wp:anchor>
        </w:drawing>
      </w:r>
    </w:p>
    <w:p w14:paraId="0655D67C" w14:textId="301D95C4" w:rsidR="0014293A" w:rsidRDefault="009F7EE6" w:rsidP="00E564D9">
      <w:r w:rsidRPr="009F7EE6">
        <w:t>G_3.3.</w:t>
      </w:r>
      <w:r w:rsidR="001936E5">
        <w:t>5</w:t>
      </w:r>
      <w:r w:rsidRPr="009F7EE6">
        <w:t>: Zeitliche Entwicklung des Anteils von Geschlecht und Heimat im Zuzug*: Trend und Mittel</w:t>
      </w:r>
    </w:p>
    <w:p w14:paraId="1E0F6327" w14:textId="0494F3E1" w:rsidR="0014293A" w:rsidRDefault="0014293A" w:rsidP="00E564D9"/>
    <w:p w14:paraId="26485FE0" w14:textId="480823B8" w:rsidR="0014293A" w:rsidRDefault="009F7EE6" w:rsidP="00E564D9">
      <w:r w:rsidRPr="00EE77EF">
        <w:rPr>
          <w:noProof/>
          <w:lang w:eastAsia="de-CH"/>
        </w:rPr>
        <w:drawing>
          <wp:anchor distT="0" distB="0" distL="114300" distR="114300" simplePos="0" relativeHeight="251695104" behindDoc="0" locked="0" layoutInCell="1" allowOverlap="1" wp14:anchorId="4C1DB1EA" wp14:editId="01743A08">
            <wp:simplePos x="0" y="0"/>
            <wp:positionH relativeFrom="margin">
              <wp:align>right</wp:align>
            </wp:positionH>
            <wp:positionV relativeFrom="paragraph">
              <wp:posOffset>0</wp:posOffset>
            </wp:positionV>
            <wp:extent cx="3996000" cy="2304000"/>
            <wp:effectExtent l="0" t="0" r="5080" b="1270"/>
            <wp:wrapSquare wrapText="bothSides"/>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996000" cy="2304000"/>
                    </a:xfrm>
                    <a:prstGeom prst="rect">
                      <a:avLst/>
                    </a:prstGeom>
                  </pic:spPr>
                </pic:pic>
              </a:graphicData>
            </a:graphic>
            <wp14:sizeRelH relativeFrom="page">
              <wp14:pctWidth>0</wp14:pctWidth>
            </wp14:sizeRelH>
            <wp14:sizeRelV relativeFrom="page">
              <wp14:pctHeight>0</wp14:pctHeight>
            </wp14:sizeRelV>
          </wp:anchor>
        </w:drawing>
      </w:r>
      <w:r w:rsidRPr="009F7EE6">
        <w:t>G_3.3.</w:t>
      </w:r>
      <w:r w:rsidR="001936E5">
        <w:t>6</w:t>
      </w:r>
      <w:r w:rsidRPr="009F7EE6">
        <w:t>: Zeitliche Entwicklung des Anteils von Geschlecht und Heimat im Zuzug*: Knickpunkt vermeiden</w:t>
      </w:r>
    </w:p>
    <w:p w14:paraId="4192E752" w14:textId="77777777" w:rsidR="0014293A" w:rsidRDefault="0014293A" w:rsidP="00E564D9"/>
    <w:p w14:paraId="3BC1118D" w14:textId="3EDA36AE" w:rsidR="00F74B02" w:rsidRDefault="00F74B02">
      <w:pPr>
        <w:spacing w:line="240" w:lineRule="auto"/>
        <w:ind w:left="0"/>
      </w:pPr>
      <w:r>
        <w:br w:type="page"/>
      </w:r>
    </w:p>
    <w:p w14:paraId="54708F65" w14:textId="25C57D41" w:rsidR="0014293A" w:rsidRDefault="000278BA" w:rsidP="000278BA">
      <w:pPr>
        <w:pStyle w:val="berschrift2"/>
      </w:pPr>
      <w:bookmarkStart w:id="12" w:name="_Toc100062458"/>
      <w:r>
        <w:lastRenderedPageBreak/>
        <w:t>Wegzug</w:t>
      </w:r>
      <w:bookmarkEnd w:id="12"/>
    </w:p>
    <w:p w14:paraId="392023FE" w14:textId="0E869A3E" w:rsidR="000278BA" w:rsidRDefault="000278BA" w:rsidP="000278BA">
      <w:r>
        <w:t>Die Berechnung der Wegzugsraten er</w:t>
      </w:r>
      <w:r w:rsidR="00693EBF">
        <w:t>folgt analog dem Vorgehen bei</w:t>
      </w:r>
      <w:r>
        <w:t>m Berechnen der Zuzugsraten. Bei der Berechnung der Wegzugsraten wird unte</w:t>
      </w:r>
      <w:r w:rsidR="001D2391">
        <w:t>r anderem nach Quartieren unter</w:t>
      </w:r>
      <w:r>
        <w:t xml:space="preserve">schieden. Aus </w:t>
      </w:r>
      <w:r w:rsidRPr="000278BA">
        <w:rPr>
          <w:b/>
        </w:rPr>
        <w:t>Quartierperspektive</w:t>
      </w:r>
      <w:r>
        <w:t xml:space="preserve"> ist es unbedeutend, ob eine Person von ausserhalb der Stadt Zürich oder aus einem anderen Quartier zuzieht. Deshalb werden bei den Wegzugsraten die </w:t>
      </w:r>
      <w:proofErr w:type="spellStart"/>
      <w:r>
        <w:t>Wegzüge</w:t>
      </w:r>
      <w:proofErr w:type="spellEnd"/>
      <w:r>
        <w:t xml:space="preserve"> von ausserhalb sowie die </w:t>
      </w:r>
      <w:proofErr w:type="spellStart"/>
      <w:r>
        <w:t>Wegzüge</w:t>
      </w:r>
      <w:proofErr w:type="spellEnd"/>
      <w:r>
        <w:t xml:space="preserve"> aus Umzügen gemeinsam betrachtet; diese werden als </w:t>
      </w:r>
      <w:proofErr w:type="spellStart"/>
      <w:r w:rsidRPr="000278BA">
        <w:rPr>
          <w:b/>
        </w:rPr>
        <w:t>Wegzüge</w:t>
      </w:r>
      <w:proofErr w:type="spellEnd"/>
      <w:r w:rsidRPr="000278BA">
        <w:rPr>
          <w:b/>
        </w:rPr>
        <w:t>*</w:t>
      </w:r>
      <w:r>
        <w:t xml:space="preserve"> («</w:t>
      </w:r>
      <w:proofErr w:type="spellStart"/>
      <w:r>
        <w:t>Wegzüge</w:t>
      </w:r>
      <w:proofErr w:type="spellEnd"/>
      <w:r>
        <w:t xml:space="preserve"> Stern»; Abkürzung «</w:t>
      </w:r>
      <w:proofErr w:type="spellStart"/>
      <w:r>
        <w:t>WegzügeS</w:t>
      </w:r>
      <w:proofErr w:type="spellEnd"/>
      <w:r>
        <w:t>») bezeichnet. Die entsprech</w:t>
      </w:r>
      <w:r w:rsidR="001D2391">
        <w:t>en</w:t>
      </w:r>
      <w:r>
        <w:t>de Rate wird Wegzugsrate* genannt.</w:t>
      </w:r>
    </w:p>
    <w:p w14:paraId="21119700" w14:textId="77777777" w:rsidR="000278BA" w:rsidRDefault="000278BA" w:rsidP="000278BA"/>
    <w:p w14:paraId="6F1F9E67" w14:textId="61DFA68F" w:rsidR="000278BA" w:rsidRDefault="000278BA" w:rsidP="000278BA">
      <w:pPr>
        <w:pStyle w:val="Randnotiz"/>
        <w:framePr w:wrap="around"/>
      </w:pPr>
      <w:r>
        <w:t xml:space="preserve">Wegzugsrate*: </w:t>
      </w:r>
      <w:r>
        <w:br/>
        <w:t>Trend und Mittel</w:t>
      </w:r>
    </w:p>
    <w:p w14:paraId="78CB231D" w14:textId="624C7EA2" w:rsidR="0014293A" w:rsidRDefault="000278BA" w:rsidP="000278BA">
      <w:r w:rsidRPr="00764498">
        <w:rPr>
          <w:b/>
        </w:rPr>
        <w:t>Wegzugsraten</w:t>
      </w:r>
      <w:r>
        <w:t xml:space="preserve"> werden in einem ersten Schritt bloss nach Quartier berechnet. Analog zu anderen Prozessen (z.B. Geburt) wird beim Wegzug ebenfalls ein Parameter für den Anteil Trend in den Szenarien verwendet (Parameter </w:t>
      </w:r>
      <w:proofErr w:type="spellStart"/>
      <w:proofErr w:type="gramStart"/>
      <w:r w:rsidRPr="000278BA">
        <w:rPr>
          <w:i/>
        </w:rPr>
        <w:t>weg.rate</w:t>
      </w:r>
      <w:proofErr w:type="gramEnd"/>
      <w:r w:rsidRPr="000278BA">
        <w:rPr>
          <w:i/>
        </w:rPr>
        <w:t>.anteil.trend</w:t>
      </w:r>
      <w:proofErr w:type="spellEnd"/>
      <w:r>
        <w:t xml:space="preserve">). Der Parameter </w:t>
      </w:r>
      <w:proofErr w:type="spellStart"/>
      <w:proofErr w:type="gramStart"/>
      <w:r w:rsidRPr="000278BA">
        <w:rPr>
          <w:i/>
        </w:rPr>
        <w:t>weg.rate</w:t>
      </w:r>
      <w:proofErr w:type="gramEnd"/>
      <w:r w:rsidRPr="000278BA">
        <w:rPr>
          <w:i/>
        </w:rPr>
        <w:t>.grenze.prozent</w:t>
      </w:r>
      <w:proofErr w:type="spellEnd"/>
      <w:r>
        <w:t xml:space="preserve"> gibt die Bandbreite vor. Um zu vermeiden, dass die Kurve der Wegzugsrate eine Knickstelle aufweist (wegen der Einhaltung der Bandbreite), wird ein Filter angewendet (Parameter </w:t>
      </w:r>
      <w:proofErr w:type="spellStart"/>
      <w:proofErr w:type="gramStart"/>
      <w:r w:rsidRPr="000278BA">
        <w:rPr>
          <w:i/>
        </w:rPr>
        <w:t>weg.rate</w:t>
      </w:r>
      <w:proofErr w:type="gramEnd"/>
      <w:r w:rsidRPr="000278BA">
        <w:rPr>
          <w:i/>
        </w:rPr>
        <w:t>.window.grenz</w:t>
      </w:r>
      <w:proofErr w:type="spellEnd"/>
      <w:r>
        <w:t>).</w:t>
      </w:r>
    </w:p>
    <w:p w14:paraId="240F0806" w14:textId="245CCCAC" w:rsidR="0014293A" w:rsidRDefault="00A11B4E" w:rsidP="00E564D9">
      <w:r>
        <w:rPr>
          <w:noProof/>
          <w:lang w:eastAsia="de-CH"/>
        </w:rPr>
        <w:drawing>
          <wp:anchor distT="0" distB="0" distL="114300" distR="114300" simplePos="0" relativeHeight="251696128" behindDoc="0" locked="0" layoutInCell="1" allowOverlap="1" wp14:anchorId="5439D5D5" wp14:editId="73519C40">
            <wp:simplePos x="0" y="0"/>
            <wp:positionH relativeFrom="column">
              <wp:posOffset>2119630</wp:posOffset>
            </wp:positionH>
            <wp:positionV relativeFrom="page">
              <wp:posOffset>5351780</wp:posOffset>
            </wp:positionV>
            <wp:extent cx="3996000" cy="1939936"/>
            <wp:effectExtent l="0" t="0" r="5080" b="3175"/>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96000" cy="1939936"/>
                    </a:xfrm>
                    <a:prstGeom prst="rect">
                      <a:avLst/>
                    </a:prstGeom>
                    <a:noFill/>
                  </pic:spPr>
                </pic:pic>
              </a:graphicData>
            </a:graphic>
            <wp14:sizeRelH relativeFrom="page">
              <wp14:pctWidth>0</wp14:pctWidth>
            </wp14:sizeRelH>
            <wp14:sizeRelV relativeFrom="page">
              <wp14:pctHeight>0</wp14:pctHeight>
            </wp14:sizeRelV>
          </wp:anchor>
        </w:drawing>
      </w:r>
    </w:p>
    <w:p w14:paraId="54F4D687" w14:textId="54605CAF" w:rsidR="0014293A" w:rsidRDefault="00A11B4E" w:rsidP="00E564D9">
      <w:r w:rsidRPr="00A11B4E">
        <w:t>G_3.4.1: Trend und Mittel der Wegzugsrate*</w:t>
      </w:r>
    </w:p>
    <w:p w14:paraId="12E6C158" w14:textId="77777777" w:rsidR="00570F11" w:rsidRDefault="00570F11" w:rsidP="00E564D9"/>
    <w:p w14:paraId="39BA3B65" w14:textId="6A4B14B9" w:rsidR="0014293A" w:rsidRDefault="00570F11" w:rsidP="00E564D9">
      <w:r>
        <w:rPr>
          <w:noProof/>
          <w:lang w:eastAsia="de-CH"/>
        </w:rPr>
        <w:drawing>
          <wp:anchor distT="0" distB="0" distL="114300" distR="114300" simplePos="0" relativeHeight="251697152" behindDoc="0" locked="0" layoutInCell="1" allowOverlap="1" wp14:anchorId="2F170EC4" wp14:editId="0F17828F">
            <wp:simplePos x="0" y="0"/>
            <wp:positionH relativeFrom="margin">
              <wp:align>right</wp:align>
            </wp:positionH>
            <wp:positionV relativeFrom="paragraph">
              <wp:posOffset>192</wp:posOffset>
            </wp:positionV>
            <wp:extent cx="3996000" cy="2251550"/>
            <wp:effectExtent l="0" t="0" r="508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96000" cy="2251550"/>
                    </a:xfrm>
                    <a:prstGeom prst="rect">
                      <a:avLst/>
                    </a:prstGeom>
                    <a:noFill/>
                  </pic:spPr>
                </pic:pic>
              </a:graphicData>
            </a:graphic>
            <wp14:sizeRelH relativeFrom="page">
              <wp14:pctWidth>0</wp14:pctWidth>
            </wp14:sizeRelH>
            <wp14:sizeRelV relativeFrom="page">
              <wp14:pctHeight>0</wp14:pctHeight>
            </wp14:sizeRelV>
          </wp:anchor>
        </w:drawing>
      </w:r>
      <w:r w:rsidR="00A11B4E" w:rsidRPr="00A11B4E">
        <w:t>G_3.4.2:</w:t>
      </w:r>
      <w:r w:rsidR="00154BB3">
        <w:t xml:space="preserve"> </w:t>
      </w:r>
      <w:r w:rsidR="00A11B4E" w:rsidRPr="00A11B4E">
        <w:t>Wegzugsrate*: Knickpunkt vermeiden</w:t>
      </w:r>
    </w:p>
    <w:p w14:paraId="3A291A63" w14:textId="2258EFF2" w:rsidR="00570F11" w:rsidRDefault="00570F11" w:rsidP="00570F11">
      <w:pPr>
        <w:pStyle w:val="Randnotiz"/>
        <w:framePr w:wrap="around"/>
      </w:pPr>
      <w:r>
        <w:lastRenderedPageBreak/>
        <w:t>Altersverteilung im Wegzug*</w:t>
      </w:r>
    </w:p>
    <w:p w14:paraId="54894E72" w14:textId="166F6E14" w:rsidR="004A4C87" w:rsidRDefault="004A4C87" w:rsidP="004A4C87">
      <w:r>
        <w:t xml:space="preserve">Die Schätzung der </w:t>
      </w:r>
      <w:r w:rsidRPr="00764498">
        <w:rPr>
          <w:b/>
        </w:rPr>
        <w:t>Altersverteilung im Wegzug*</w:t>
      </w:r>
      <w:r>
        <w:t xml:space="preserve"> (</w:t>
      </w:r>
      <w:r w:rsidR="00E12E05">
        <w:t xml:space="preserve">in Abhängigkeit von </w:t>
      </w:r>
      <w:r>
        <w:t xml:space="preserve">Heimat und Quartier) wird durch die Parameter </w:t>
      </w:r>
      <w:proofErr w:type="spellStart"/>
      <w:proofErr w:type="gramStart"/>
      <w:r w:rsidRPr="004A4C87">
        <w:rPr>
          <w:i/>
        </w:rPr>
        <w:t>weg.anz.rate</w:t>
      </w:r>
      <w:proofErr w:type="gramEnd"/>
      <w:r w:rsidRPr="004A4C87">
        <w:rPr>
          <w:i/>
        </w:rPr>
        <w:t>.heimat</w:t>
      </w:r>
      <w:proofErr w:type="spellEnd"/>
      <w:r>
        <w:t xml:space="preserve">, </w:t>
      </w:r>
      <w:proofErr w:type="spellStart"/>
      <w:r w:rsidRPr="004A4C87">
        <w:rPr>
          <w:i/>
        </w:rPr>
        <w:t>weg.anz.rate.stadt</w:t>
      </w:r>
      <w:proofErr w:type="spellEnd"/>
      <w:r>
        <w:t xml:space="preserve">, </w:t>
      </w:r>
      <w:proofErr w:type="spellStart"/>
      <w:r w:rsidRPr="004A4C87">
        <w:rPr>
          <w:i/>
        </w:rPr>
        <w:t>weg.anz.rate.cons</w:t>
      </w:r>
      <w:r>
        <w:t>t</w:t>
      </w:r>
      <w:proofErr w:type="spellEnd"/>
      <w:r>
        <w:t xml:space="preserve"> und </w:t>
      </w:r>
      <w:proofErr w:type="spellStart"/>
      <w:r w:rsidRPr="004A4C87">
        <w:rPr>
          <w:i/>
        </w:rPr>
        <w:t>weg.wert.rate.const</w:t>
      </w:r>
      <w:proofErr w:type="spellEnd"/>
      <w:r>
        <w:t xml:space="preserve"> gesteuert. Analog zur Modellierung der Altersverteilung von Zuzug* </w:t>
      </w:r>
      <w:r w:rsidR="00764498">
        <w:t>kontrollieren</w:t>
      </w:r>
      <w:r>
        <w:t xml:space="preserve"> diese Parameter, wie die «Schwänze» der Altersverteilung der </w:t>
      </w:r>
      <w:proofErr w:type="spellStart"/>
      <w:r>
        <w:t>Wegzüge</w:t>
      </w:r>
      <w:proofErr w:type="spellEnd"/>
      <w:r>
        <w:t>* mittels Dichteschätzung bestimmt</w:t>
      </w:r>
      <w:r w:rsidR="00CF33F2">
        <w:t xml:space="preserve"> werden</w:t>
      </w:r>
      <w:r>
        <w:t xml:space="preserve">. Die Quartiere werden dann aufgrund der Form der Altersverteilung von Wegzug* zu «Quartiercluster» zusammengefasst. Quartiere mit einer ähnlichen Form der Altersverteilung (pro Heimatkategorie) werden dem gleichen Cluster zugeordnet. Die Anzahl Cluster pro Heimatkategorie wird durch die Parameter </w:t>
      </w:r>
      <w:proofErr w:type="gramStart"/>
      <w:r w:rsidRPr="004A4C87">
        <w:rPr>
          <w:i/>
        </w:rPr>
        <w:t>weg.anz.cluster</w:t>
      </w:r>
      <w:proofErr w:type="gramEnd"/>
      <w:r w:rsidRPr="004A4C87">
        <w:rPr>
          <w:i/>
        </w:rPr>
        <w:t>.heimat1</w:t>
      </w:r>
      <w:r>
        <w:t xml:space="preserve">, </w:t>
      </w:r>
      <w:r w:rsidRPr="004A4C87">
        <w:rPr>
          <w:i/>
        </w:rPr>
        <w:t>weg.anz.cluster.heimat2</w:t>
      </w:r>
      <w:r>
        <w:t xml:space="preserve">, </w:t>
      </w:r>
      <w:r w:rsidRPr="004A4C87">
        <w:rPr>
          <w:i/>
        </w:rPr>
        <w:t>weg.anz.cluster.heimat3</w:t>
      </w:r>
      <w:r>
        <w:t xml:space="preserve">, </w:t>
      </w:r>
      <w:r w:rsidRPr="004A4C87">
        <w:rPr>
          <w:i/>
        </w:rPr>
        <w:t>weg.anz.cluster.heimat4</w:t>
      </w:r>
      <w:r>
        <w:t xml:space="preserve"> </w:t>
      </w:r>
      <w:r w:rsidR="00764498">
        <w:t>vorgegeben</w:t>
      </w:r>
      <w:r>
        <w:t xml:space="preserve">. Die Parameter </w:t>
      </w:r>
      <w:proofErr w:type="spellStart"/>
      <w:proofErr w:type="gramStart"/>
      <w:r w:rsidRPr="004A4C87">
        <w:rPr>
          <w:i/>
        </w:rPr>
        <w:t>weg.alter</w:t>
      </w:r>
      <w:proofErr w:type="gramEnd"/>
      <w:r w:rsidRPr="004A4C87">
        <w:rPr>
          <w:i/>
        </w:rPr>
        <w:t>.cluster.begi</w:t>
      </w:r>
      <w:r w:rsidRPr="0064217F">
        <w:rPr>
          <w:i/>
        </w:rPr>
        <w:t>nn</w:t>
      </w:r>
      <w:proofErr w:type="spellEnd"/>
      <w:r>
        <w:t xml:space="preserve"> und </w:t>
      </w:r>
      <w:proofErr w:type="spellStart"/>
      <w:r w:rsidRPr="004A4C87">
        <w:rPr>
          <w:i/>
        </w:rPr>
        <w:t>weg.alter.cluster.ende</w:t>
      </w:r>
      <w:proofErr w:type="spellEnd"/>
      <w:r>
        <w:t xml:space="preserve"> bestimmen, welche Altersjahre zur </w:t>
      </w:r>
      <w:proofErr w:type="spellStart"/>
      <w:r>
        <w:t>Clusterung</w:t>
      </w:r>
      <w:proofErr w:type="spellEnd"/>
      <w:r>
        <w:t xml:space="preserve"> der Quartiere verwendet werden</w:t>
      </w:r>
      <w:r w:rsidR="00764498">
        <w:t xml:space="preserve"> (Einzelheiten in Kapitel 4)</w:t>
      </w:r>
      <w:r>
        <w:t>.</w:t>
      </w:r>
    </w:p>
    <w:p w14:paraId="3293560A" w14:textId="753905C8" w:rsidR="004A4C87" w:rsidRDefault="004A4C87" w:rsidP="004A4C87"/>
    <w:p w14:paraId="59588351" w14:textId="576FE6E7" w:rsidR="004A4C87" w:rsidRDefault="00275809" w:rsidP="004A4C87">
      <w:r>
        <w:rPr>
          <w:noProof/>
          <w:lang w:eastAsia="de-CH"/>
        </w:rPr>
        <w:drawing>
          <wp:anchor distT="0" distB="0" distL="114300" distR="114300" simplePos="0" relativeHeight="251732992" behindDoc="0" locked="0" layoutInCell="1" allowOverlap="1" wp14:anchorId="2C5A35AA" wp14:editId="635D0FB4">
            <wp:simplePos x="0" y="0"/>
            <wp:positionH relativeFrom="margin">
              <wp:align>right</wp:align>
            </wp:positionH>
            <wp:positionV relativeFrom="margin">
              <wp:posOffset>4456430</wp:posOffset>
            </wp:positionV>
            <wp:extent cx="3995420" cy="1772285"/>
            <wp:effectExtent l="0" t="0" r="5080" b="0"/>
            <wp:wrapSquare wrapText="bothSides"/>
            <wp:docPr id="300" name="Grafik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995420" cy="1772285"/>
                    </a:xfrm>
                    <a:prstGeom prst="rect">
                      <a:avLst/>
                    </a:prstGeom>
                  </pic:spPr>
                </pic:pic>
              </a:graphicData>
            </a:graphic>
            <wp14:sizeRelH relativeFrom="margin">
              <wp14:pctWidth>0</wp14:pctWidth>
            </wp14:sizeRelH>
            <wp14:sizeRelV relativeFrom="margin">
              <wp14:pctHeight>0</wp14:pctHeight>
            </wp14:sizeRelV>
          </wp:anchor>
        </w:drawing>
      </w:r>
      <w:r w:rsidR="004A4C87">
        <w:t>Anschliessend werden für die Anteile der einzelnen Altersjahre an Wegzug*</w:t>
      </w:r>
      <w:r w:rsidR="00E12E05">
        <w:t xml:space="preserve"> pro Kombination von</w:t>
      </w:r>
      <w:r w:rsidR="004A4C87">
        <w:t xml:space="preserve"> Heimat und «Quartiercluster» die Mittelwerte bzw. die linearen Zeittrends berechnet und miteinander </w:t>
      </w:r>
      <w:r w:rsidR="00D87518">
        <w:t>kombiniert</w:t>
      </w:r>
      <w:r w:rsidR="004A4C87">
        <w:t xml:space="preserve">. Die Parameter </w:t>
      </w:r>
      <w:proofErr w:type="spellStart"/>
      <w:proofErr w:type="gramStart"/>
      <w:r w:rsidR="004A4C87" w:rsidRPr="004A4C87">
        <w:rPr>
          <w:i/>
        </w:rPr>
        <w:t>weg.altvert</w:t>
      </w:r>
      <w:proofErr w:type="gramEnd"/>
      <w:r w:rsidR="004A4C87" w:rsidRPr="004A4C87">
        <w:rPr>
          <w:i/>
        </w:rPr>
        <w:t>.anteil.trend</w:t>
      </w:r>
      <w:proofErr w:type="spellEnd"/>
      <w:r w:rsidR="004A4C87">
        <w:t xml:space="preserve">, </w:t>
      </w:r>
      <w:proofErr w:type="spellStart"/>
      <w:r w:rsidR="004A4C87" w:rsidRPr="004A4C87">
        <w:rPr>
          <w:i/>
        </w:rPr>
        <w:t>weg.altvert.grenze.prozent</w:t>
      </w:r>
      <w:proofErr w:type="spellEnd"/>
      <w:r w:rsidR="004A4C87">
        <w:t xml:space="preserve"> und </w:t>
      </w:r>
      <w:proofErr w:type="spellStart"/>
      <w:r w:rsidR="004A4C87" w:rsidRPr="004A4C87">
        <w:rPr>
          <w:i/>
        </w:rPr>
        <w:t>weg.altvert.window.grenz</w:t>
      </w:r>
      <w:proofErr w:type="spellEnd"/>
      <w:r w:rsidR="004A4C87">
        <w:t xml:space="preserve"> steuern diese Berechnungen analog zur Modellierung der </w:t>
      </w:r>
      <w:r w:rsidR="00641B6C">
        <w:t>A</w:t>
      </w:r>
      <w:r w:rsidR="00A7247E">
        <w:t>ltersverteilu</w:t>
      </w:r>
      <w:r w:rsidR="00641B6C">
        <w:t>ng in Zuzug*</w:t>
      </w:r>
      <w:r w:rsidR="00AD59D4">
        <w:t>.</w:t>
      </w:r>
    </w:p>
    <w:p w14:paraId="33B2916B" w14:textId="6DEA7AA4" w:rsidR="004A4C87" w:rsidRDefault="004A4C87" w:rsidP="004A4C87"/>
    <w:p w14:paraId="64818B4A" w14:textId="0EB433EB" w:rsidR="004A4C87" w:rsidRDefault="005673C3" w:rsidP="004A4C87">
      <w:r>
        <w:t>G_3.4</w:t>
      </w:r>
      <w:r w:rsidR="004A4C87">
        <w:t xml:space="preserve">.3: Zeitliche Entwicklung der Altersverteilung im </w:t>
      </w:r>
      <w:r>
        <w:t>Weg</w:t>
      </w:r>
      <w:r w:rsidR="004A4C87">
        <w:t>zug*: Trend und Mittel</w:t>
      </w:r>
    </w:p>
    <w:p w14:paraId="58C9726B" w14:textId="3C9B8378" w:rsidR="004A4C87" w:rsidRDefault="004A4C87" w:rsidP="004A4C87">
      <w:r>
        <w:t> </w:t>
      </w:r>
    </w:p>
    <w:p w14:paraId="3B84BC26" w14:textId="32597596" w:rsidR="004A4C87" w:rsidRDefault="000B2CE5" w:rsidP="005673C3">
      <w:pPr>
        <w:pageBreakBefore/>
      </w:pPr>
      <w:r>
        <w:rPr>
          <w:noProof/>
          <w:lang w:eastAsia="de-CH"/>
        </w:rPr>
        <w:lastRenderedPageBreak/>
        <w:drawing>
          <wp:anchor distT="0" distB="0" distL="114300" distR="114300" simplePos="0" relativeHeight="251734016" behindDoc="0" locked="0" layoutInCell="1" allowOverlap="1" wp14:anchorId="2BC733C1" wp14:editId="53F29C92">
            <wp:simplePos x="0" y="0"/>
            <wp:positionH relativeFrom="margin">
              <wp:align>right</wp:align>
            </wp:positionH>
            <wp:positionV relativeFrom="margin">
              <wp:posOffset>106920</wp:posOffset>
            </wp:positionV>
            <wp:extent cx="3996000" cy="2119480"/>
            <wp:effectExtent l="0" t="0" r="5080" b="0"/>
            <wp:wrapSquare wrapText="bothSides"/>
            <wp:docPr id="301" name="Grafik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996000" cy="2119480"/>
                    </a:xfrm>
                    <a:prstGeom prst="rect">
                      <a:avLst/>
                    </a:prstGeom>
                  </pic:spPr>
                </pic:pic>
              </a:graphicData>
            </a:graphic>
            <wp14:sizeRelH relativeFrom="margin">
              <wp14:pctWidth>0</wp14:pctWidth>
            </wp14:sizeRelH>
            <wp14:sizeRelV relativeFrom="margin">
              <wp14:pctHeight>0</wp14:pctHeight>
            </wp14:sizeRelV>
          </wp:anchor>
        </w:drawing>
      </w:r>
      <w:r w:rsidR="004A4C87">
        <w:t>G_3.</w:t>
      </w:r>
      <w:r w:rsidR="005673C3">
        <w:t>4</w:t>
      </w:r>
      <w:r w:rsidR="004A4C87">
        <w:t xml:space="preserve">.4: Zeitliche Entwicklung der Altersverteilung im </w:t>
      </w:r>
      <w:r w:rsidR="005673C3">
        <w:t>Weg</w:t>
      </w:r>
      <w:r w:rsidR="004A4C87">
        <w:t>zug*: Knickpunkt vermeiden</w:t>
      </w:r>
    </w:p>
    <w:p w14:paraId="76AF6624" w14:textId="2DBC7822" w:rsidR="0014293A" w:rsidRDefault="0014293A" w:rsidP="005673C3">
      <w:pPr>
        <w:ind w:left="0"/>
      </w:pPr>
    </w:p>
    <w:p w14:paraId="74390DFC" w14:textId="59E1856F" w:rsidR="003613C8" w:rsidRDefault="00C80F50">
      <w:pPr>
        <w:spacing w:line="240" w:lineRule="auto"/>
        <w:ind w:left="0"/>
      </w:pPr>
      <w:r>
        <w:br w:type="page"/>
      </w:r>
    </w:p>
    <w:p w14:paraId="6699267D" w14:textId="540864A9" w:rsidR="00217F57" w:rsidRDefault="00217F57" w:rsidP="00217F57">
      <w:pPr>
        <w:pStyle w:val="Randnotiz"/>
        <w:framePr w:wrap="around"/>
      </w:pPr>
      <w:r>
        <w:lastRenderedPageBreak/>
        <w:t xml:space="preserve">Verteilung von </w:t>
      </w:r>
      <w:r>
        <w:br/>
        <w:t>Geschlecht und Heimat im Wegzug*</w:t>
      </w:r>
    </w:p>
    <w:p w14:paraId="4BDA7C73" w14:textId="21D496FB" w:rsidR="00A47BAA" w:rsidRDefault="00217F57" w:rsidP="00217F57">
      <w:r>
        <w:t xml:space="preserve">Die zeitliche Entwicklung der </w:t>
      </w:r>
      <w:r w:rsidRPr="00FB2378">
        <w:rPr>
          <w:b/>
        </w:rPr>
        <w:t>Anteile von Geschlecht und Heimat</w:t>
      </w:r>
      <w:r>
        <w:t xml:space="preserve"> (z.B. Schweizerinnen) im Wegzug</w:t>
      </w:r>
      <w:r w:rsidR="000F5D56">
        <w:t>*</w:t>
      </w:r>
      <w:r>
        <w:t xml:space="preserve"> wird mit den Parametern </w:t>
      </w:r>
      <w:proofErr w:type="spellStart"/>
      <w:proofErr w:type="gramStart"/>
      <w:r w:rsidRPr="00217F57">
        <w:rPr>
          <w:i/>
        </w:rPr>
        <w:t>weg.ghvert</w:t>
      </w:r>
      <w:proofErr w:type="gramEnd"/>
      <w:r w:rsidRPr="00217F57">
        <w:rPr>
          <w:i/>
        </w:rPr>
        <w:t>.anteil.trend</w:t>
      </w:r>
      <w:proofErr w:type="spellEnd"/>
      <w:r>
        <w:t xml:space="preserve"> sowie </w:t>
      </w:r>
      <w:proofErr w:type="spellStart"/>
      <w:r w:rsidRPr="00217F57">
        <w:rPr>
          <w:i/>
        </w:rPr>
        <w:t>weg.ghvert.grenze.prozent</w:t>
      </w:r>
      <w:proofErr w:type="spellEnd"/>
      <w:r>
        <w:t xml:space="preserve"> gesteuert. Anschliessend wird über Kalenderjahre gefiltert um einen eventuellen Knickpunkt zu vermeiden (Parameter </w:t>
      </w:r>
      <w:proofErr w:type="spellStart"/>
      <w:proofErr w:type="gramStart"/>
      <w:r w:rsidRPr="00217F57">
        <w:rPr>
          <w:i/>
        </w:rPr>
        <w:t>weg.ghvert</w:t>
      </w:r>
      <w:proofErr w:type="gramEnd"/>
      <w:r w:rsidRPr="00217F57">
        <w:rPr>
          <w:i/>
        </w:rPr>
        <w:t>.window.grenz</w:t>
      </w:r>
      <w:proofErr w:type="spellEnd"/>
      <w:r>
        <w:t>).</w:t>
      </w:r>
    </w:p>
    <w:p w14:paraId="17E52404" w14:textId="4595DD41" w:rsidR="00A47BAA" w:rsidRDefault="003613C8" w:rsidP="00E564D9">
      <w:r>
        <w:rPr>
          <w:noProof/>
          <w:lang w:eastAsia="de-CH"/>
        </w:rPr>
        <w:drawing>
          <wp:anchor distT="0" distB="0" distL="114300" distR="114300" simplePos="0" relativeHeight="251702272" behindDoc="0" locked="0" layoutInCell="1" allowOverlap="1" wp14:anchorId="47366B09" wp14:editId="752CD04F">
            <wp:simplePos x="0" y="0"/>
            <wp:positionH relativeFrom="margin">
              <wp:align>right</wp:align>
            </wp:positionH>
            <wp:positionV relativeFrom="paragraph">
              <wp:posOffset>217481</wp:posOffset>
            </wp:positionV>
            <wp:extent cx="3996000" cy="1925602"/>
            <wp:effectExtent l="0" t="0" r="5080" b="0"/>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96000" cy="1925602"/>
                    </a:xfrm>
                    <a:prstGeom prst="rect">
                      <a:avLst/>
                    </a:prstGeom>
                    <a:noFill/>
                  </pic:spPr>
                </pic:pic>
              </a:graphicData>
            </a:graphic>
            <wp14:sizeRelH relativeFrom="page">
              <wp14:pctWidth>0</wp14:pctWidth>
            </wp14:sizeRelH>
            <wp14:sizeRelV relativeFrom="page">
              <wp14:pctHeight>0</wp14:pctHeight>
            </wp14:sizeRelV>
          </wp:anchor>
        </w:drawing>
      </w:r>
    </w:p>
    <w:p w14:paraId="363CD46E" w14:textId="25933F3D" w:rsidR="00A47BAA" w:rsidRDefault="003613C8" w:rsidP="00E564D9">
      <w:r w:rsidRPr="003613C8">
        <w:t>G_3.4.</w:t>
      </w:r>
      <w:r w:rsidR="00FB2378">
        <w:t>5</w:t>
      </w:r>
      <w:r w:rsidRPr="003613C8">
        <w:t>: Zeitliche Entwicklung des Anteils von Geschlecht und Heimat im Wegzug*: Trend und Mittel</w:t>
      </w:r>
    </w:p>
    <w:p w14:paraId="56AE5A2C" w14:textId="4C62AF98" w:rsidR="00A47BAA" w:rsidRDefault="003613C8" w:rsidP="00E564D9">
      <w:r>
        <w:rPr>
          <w:noProof/>
          <w:lang w:eastAsia="de-CH"/>
        </w:rPr>
        <w:drawing>
          <wp:anchor distT="0" distB="0" distL="114300" distR="114300" simplePos="0" relativeHeight="251703296" behindDoc="0" locked="0" layoutInCell="1" allowOverlap="1" wp14:anchorId="5DFAE82F" wp14:editId="23B3D1FD">
            <wp:simplePos x="0" y="0"/>
            <wp:positionH relativeFrom="margin">
              <wp:align>right</wp:align>
            </wp:positionH>
            <wp:positionV relativeFrom="paragraph">
              <wp:posOffset>220393</wp:posOffset>
            </wp:positionV>
            <wp:extent cx="3996000" cy="2305648"/>
            <wp:effectExtent l="0" t="0" r="5080" b="0"/>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96000" cy="2305648"/>
                    </a:xfrm>
                    <a:prstGeom prst="rect">
                      <a:avLst/>
                    </a:prstGeom>
                    <a:noFill/>
                  </pic:spPr>
                </pic:pic>
              </a:graphicData>
            </a:graphic>
            <wp14:sizeRelH relativeFrom="page">
              <wp14:pctWidth>0</wp14:pctWidth>
            </wp14:sizeRelH>
            <wp14:sizeRelV relativeFrom="page">
              <wp14:pctHeight>0</wp14:pctHeight>
            </wp14:sizeRelV>
          </wp:anchor>
        </w:drawing>
      </w:r>
    </w:p>
    <w:p w14:paraId="45587949" w14:textId="0BC1AE4B" w:rsidR="00A47BAA" w:rsidRDefault="003613C8" w:rsidP="00E564D9">
      <w:r w:rsidRPr="003613C8">
        <w:t>G_3.4.</w:t>
      </w:r>
      <w:r w:rsidR="00FB2378">
        <w:t>6</w:t>
      </w:r>
      <w:r w:rsidRPr="003613C8">
        <w:t>: Zeitliche Entwicklung des Anteils von Geschlecht und Heimat im Wegzug*: Knickpunkt vermeiden</w:t>
      </w:r>
    </w:p>
    <w:p w14:paraId="6E31B5C4" w14:textId="32908809" w:rsidR="00F07B5B" w:rsidRDefault="00F07B5B">
      <w:pPr>
        <w:spacing w:line="240" w:lineRule="auto"/>
        <w:ind w:left="0"/>
      </w:pPr>
      <w:r>
        <w:br w:type="page"/>
      </w:r>
    </w:p>
    <w:p w14:paraId="6DBF9FE7" w14:textId="6B664A91" w:rsidR="00A47BAA" w:rsidRDefault="00F07B5B" w:rsidP="00F07B5B">
      <w:pPr>
        <w:pStyle w:val="berschrift2"/>
      </w:pPr>
      <w:bookmarkStart w:id="13" w:name="_Toc100062459"/>
      <w:r>
        <w:lastRenderedPageBreak/>
        <w:t>Umzug</w:t>
      </w:r>
      <w:bookmarkEnd w:id="13"/>
    </w:p>
    <w:p w14:paraId="47F4739F" w14:textId="71339B87" w:rsidR="00F07B5B" w:rsidRDefault="00F07B5B" w:rsidP="00F07B5B">
      <w:r>
        <w:t xml:space="preserve">Die Umzüge werden im Rahmen der Zu- und </w:t>
      </w:r>
      <w:proofErr w:type="spellStart"/>
      <w:r>
        <w:t>Wegzüge</w:t>
      </w:r>
      <w:proofErr w:type="spellEnd"/>
      <w:r>
        <w:t xml:space="preserve"> berücksichtigt: In der </w:t>
      </w:r>
      <w:r w:rsidRPr="00F07B5B">
        <w:rPr>
          <w:b/>
        </w:rPr>
        <w:t>Quartierperspektive</w:t>
      </w:r>
      <w:r>
        <w:t xml:space="preserve"> werden Umzüge zu Zuzügen dazugezählt und als Zuzüge* bezeichnet. Damit können die Migrationsprozesse sowie die zukünftigen Bevölkerungsbestände präziser geschätzt werden.</w:t>
      </w:r>
    </w:p>
    <w:p w14:paraId="08048550" w14:textId="0D1A8202" w:rsidR="00F07B5B" w:rsidRDefault="00F07B5B" w:rsidP="00F07B5B"/>
    <w:p w14:paraId="307B0CC7" w14:textId="273945CF" w:rsidR="00F07B5B" w:rsidRDefault="00F07B5B" w:rsidP="00F07B5B">
      <w:r>
        <w:t xml:space="preserve">Es kann jedoch auch interessieren, wie gross Umzug, Zuzug und Wegzug in Zukunft sind. Dazu wird der </w:t>
      </w:r>
      <w:r w:rsidRPr="00F07B5B">
        <w:rPr>
          <w:b/>
        </w:rPr>
        <w:t>Anteil der Umzüge an den Zuzügen*</w:t>
      </w:r>
      <w:r>
        <w:t xml:space="preserve"> (Zuzüge plus Umzüge) berechnet. Dadurch kann für die </w:t>
      </w:r>
      <w:proofErr w:type="spellStart"/>
      <w:r>
        <w:t>Szenarienjahre</w:t>
      </w:r>
      <w:proofErr w:type="spellEnd"/>
      <w:r>
        <w:t xml:space="preserve"> die Anzahl Umzüge abgeleitet werden. Diese Berechnung wäre auch basierend auf den Anteilen </w:t>
      </w:r>
      <w:r w:rsidR="00E12E05">
        <w:t xml:space="preserve">der Umzüge </w:t>
      </w:r>
      <w:r>
        <w:t xml:space="preserve">in den </w:t>
      </w:r>
      <w:proofErr w:type="spellStart"/>
      <w:r>
        <w:t>Wegzügen</w:t>
      </w:r>
      <w:proofErr w:type="spellEnd"/>
      <w:r>
        <w:t xml:space="preserve"> möglich; die Unterschiede zwischen den beiden Methoden (Basis Zuzug vs. Basis Wegzug) sind gering. </w:t>
      </w:r>
    </w:p>
    <w:p w14:paraId="7BA60967" w14:textId="4D4A3A7A" w:rsidR="00F07B5B" w:rsidRDefault="00F07B5B" w:rsidP="00F07B5B"/>
    <w:p w14:paraId="2BC3AFD4" w14:textId="3A6E27DA" w:rsidR="00F07B5B" w:rsidRDefault="00F07B5B" w:rsidP="00F07B5B">
      <w:r>
        <w:t xml:space="preserve">Zwischen den Geschlechtern sind die Unterschiede bezüglich Umzugsanteil gering. Damit die </w:t>
      </w:r>
      <w:r w:rsidRPr="009927F6">
        <w:rPr>
          <w:b/>
        </w:rPr>
        <w:t>Umzugsanteile</w:t>
      </w:r>
      <w:r>
        <w:t xml:space="preserve"> präziser geschätzt werden können, wird daher </w:t>
      </w:r>
      <w:r w:rsidRPr="009927F6">
        <w:rPr>
          <w:b/>
        </w:rPr>
        <w:t>nicht nach Geschlecht unterschieden</w:t>
      </w:r>
      <w:r>
        <w:t>.</w:t>
      </w:r>
    </w:p>
    <w:p w14:paraId="0D3D11CA" w14:textId="77777777" w:rsidR="00F07B5B" w:rsidRDefault="00F07B5B" w:rsidP="00F07B5B"/>
    <w:p w14:paraId="04170EA7" w14:textId="65FEE090" w:rsidR="00A47BAA" w:rsidRDefault="00F07B5B" w:rsidP="00F07B5B">
      <w:r>
        <w:t xml:space="preserve">Vor der </w:t>
      </w:r>
      <w:r w:rsidRPr="009927F6">
        <w:t>Anteilsberechnung</w:t>
      </w:r>
      <w:r>
        <w:t xml:space="preserve"> wird über Altersjahre gefiltert (Parameter </w:t>
      </w:r>
      <w:proofErr w:type="spellStart"/>
      <w:proofErr w:type="gramStart"/>
      <w:r w:rsidRPr="00F07B5B">
        <w:rPr>
          <w:i/>
        </w:rPr>
        <w:t>umz.window</w:t>
      </w:r>
      <w:proofErr w:type="gramEnd"/>
      <w:r w:rsidRPr="00F07B5B">
        <w:rPr>
          <w:i/>
        </w:rPr>
        <w:t>.alter</w:t>
      </w:r>
      <w:proofErr w:type="spellEnd"/>
      <w:r>
        <w:t>).</w:t>
      </w:r>
    </w:p>
    <w:p w14:paraId="0399C642" w14:textId="3583654A" w:rsidR="00A47BAA" w:rsidRDefault="00F07B5B" w:rsidP="00E564D9">
      <w:r>
        <w:rPr>
          <w:noProof/>
          <w:lang w:eastAsia="de-CH"/>
        </w:rPr>
        <w:drawing>
          <wp:anchor distT="0" distB="0" distL="114300" distR="114300" simplePos="0" relativeHeight="251704320" behindDoc="0" locked="0" layoutInCell="1" allowOverlap="1" wp14:anchorId="40A456B3" wp14:editId="4CCE6CDA">
            <wp:simplePos x="0" y="0"/>
            <wp:positionH relativeFrom="margin">
              <wp:align>right</wp:align>
            </wp:positionH>
            <wp:positionV relativeFrom="paragraph">
              <wp:posOffset>259537</wp:posOffset>
            </wp:positionV>
            <wp:extent cx="3996000" cy="3162302"/>
            <wp:effectExtent l="0" t="0" r="5080" b="0"/>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9">
                      <a:extLst>
                        <a:ext uri="{28A0092B-C50C-407E-A947-70E740481C1C}">
                          <a14:useLocalDpi xmlns:a14="http://schemas.microsoft.com/office/drawing/2010/main" val="0"/>
                        </a:ext>
                      </a:extLst>
                    </a:blip>
                    <a:srcRect l="2155" r="2155"/>
                    <a:stretch/>
                  </pic:blipFill>
                  <pic:spPr bwMode="auto">
                    <a:xfrm>
                      <a:off x="0" y="0"/>
                      <a:ext cx="3996000" cy="3162302"/>
                    </a:xfrm>
                    <a:prstGeom prst="rect">
                      <a:avLst/>
                    </a:prstGeom>
                    <a:noFill/>
                  </pic:spPr>
                </pic:pic>
              </a:graphicData>
            </a:graphic>
            <wp14:sizeRelH relativeFrom="page">
              <wp14:pctWidth>0</wp14:pctWidth>
            </wp14:sizeRelH>
            <wp14:sizeRelV relativeFrom="page">
              <wp14:pctHeight>0</wp14:pctHeight>
            </wp14:sizeRelV>
          </wp:anchor>
        </w:drawing>
      </w:r>
    </w:p>
    <w:p w14:paraId="3D577E2F" w14:textId="7DEBC135" w:rsidR="00A47BAA" w:rsidRDefault="00F07B5B" w:rsidP="00E564D9">
      <w:r w:rsidRPr="00F07B5B">
        <w:t>G_3.5.1: Filter über Altersverteilung in Umzug und Zuzug*</w:t>
      </w:r>
    </w:p>
    <w:p w14:paraId="6090B15B" w14:textId="7DF9E0E1" w:rsidR="00693EBF" w:rsidRDefault="00693EBF">
      <w:pPr>
        <w:spacing w:line="240" w:lineRule="auto"/>
        <w:ind w:left="0"/>
      </w:pPr>
      <w:r>
        <w:br w:type="page"/>
      </w:r>
    </w:p>
    <w:p w14:paraId="29F0D98F" w14:textId="586D83AD" w:rsidR="00A47BAA" w:rsidRDefault="00F07B5B" w:rsidP="00E564D9">
      <w:r w:rsidRPr="009927F6">
        <w:lastRenderedPageBreak/>
        <w:t>Personen hohen Alters</w:t>
      </w:r>
      <w:r w:rsidRPr="00F07B5B">
        <w:t xml:space="preserve"> ziehen selten um oder zu. </w:t>
      </w:r>
      <w:r w:rsidRPr="009927F6">
        <w:t>Wegen geringe</w:t>
      </w:r>
      <w:r w:rsidR="004D44B2">
        <w:t>r</w:t>
      </w:r>
      <w:r w:rsidRPr="009927F6">
        <w:t xml:space="preserve"> Fallzahlen</w:t>
      </w:r>
      <w:r w:rsidRPr="00F07B5B">
        <w:t xml:space="preserve"> im Umzug und Zuzug* ist es ab einem gewissen Alter (Parameter </w:t>
      </w:r>
      <w:proofErr w:type="spellStart"/>
      <w:r w:rsidRPr="00C65779">
        <w:rPr>
          <w:i/>
        </w:rPr>
        <w:t>umz.alter.max</w:t>
      </w:r>
      <w:proofErr w:type="spellEnd"/>
      <w:r w:rsidRPr="00F07B5B">
        <w:t xml:space="preserve">) nicht mehr sinnvoll, die </w:t>
      </w:r>
      <w:r w:rsidRPr="009927F6">
        <w:rPr>
          <w:b/>
        </w:rPr>
        <w:t>Umzugsanteile pro Altersjahr</w:t>
      </w:r>
      <w:r w:rsidRPr="00F07B5B">
        <w:t xml:space="preserve"> zu berechnen. Die Daten aller Alter ≥ </w:t>
      </w:r>
      <w:proofErr w:type="spellStart"/>
      <w:r w:rsidRPr="00C65779">
        <w:rPr>
          <w:i/>
        </w:rPr>
        <w:t>umz.alter.max</w:t>
      </w:r>
      <w:proofErr w:type="spellEnd"/>
      <w:r w:rsidRPr="00F07B5B">
        <w:t xml:space="preserve"> werden einer Alterskategorie zugeordnet. Für die anderen Alter bilden die einzelnen Altersjahre die Alterskategorien.</w:t>
      </w:r>
    </w:p>
    <w:p w14:paraId="17D71333" w14:textId="757A4F57" w:rsidR="00A47BAA" w:rsidRDefault="00A47BAA" w:rsidP="00E564D9"/>
    <w:p w14:paraId="3108539C" w14:textId="569EB472" w:rsidR="00A47BAA" w:rsidRDefault="00F07B5B" w:rsidP="00F07B5B">
      <w:pPr>
        <w:pStyle w:val="Randnotiz"/>
        <w:framePr w:wrap="around"/>
      </w:pPr>
      <w:r w:rsidRPr="00F07B5B">
        <w:t>Trend-Grenzen</w:t>
      </w:r>
    </w:p>
    <w:p w14:paraId="277C5779" w14:textId="42D41AB5" w:rsidR="00A47BAA" w:rsidRDefault="00F07B5B" w:rsidP="00E564D9">
      <w:r w:rsidRPr="00F07B5B">
        <w:t>Anders als bei den Berechnungen bei Zu</w:t>
      </w:r>
      <w:r w:rsidR="00693EBF">
        <w:t>­</w:t>
      </w:r>
      <w:r w:rsidRPr="00F07B5B">
        <w:t xml:space="preserve"> und Wegzug werden Trends im Umzugsanteil nur ab einer </w:t>
      </w:r>
      <w:r w:rsidRPr="009927F6">
        <w:t>bestimmten Anzahl Zuzüge*</w:t>
      </w:r>
      <w:r w:rsidRPr="00F07B5B">
        <w:t xml:space="preserve"> pro Alterskategorie (Parameter </w:t>
      </w:r>
      <w:proofErr w:type="spellStart"/>
      <w:proofErr w:type="gramStart"/>
      <w:r w:rsidRPr="00F07B5B">
        <w:rPr>
          <w:i/>
        </w:rPr>
        <w:t>umz.ant.anz.mittel</w:t>
      </w:r>
      <w:proofErr w:type="spellEnd"/>
      <w:proofErr w:type="gramEnd"/>
      <w:r w:rsidRPr="00F07B5B">
        <w:t xml:space="preserve">) errechnet. Falls es weniger Zuzüge gibt, wird bloss das Mittel über alle Kalenderjahre (Basisjahre, lang) und alle Altersjahre für die Alterskategorie „Alter ≥ </w:t>
      </w:r>
      <w:proofErr w:type="spellStart"/>
      <w:r w:rsidRPr="00F07B5B">
        <w:rPr>
          <w:i/>
        </w:rPr>
        <w:t>umz.alter.max</w:t>
      </w:r>
      <w:proofErr w:type="spellEnd"/>
      <w:r w:rsidRPr="00F07B5B">
        <w:t>“ berechnet.</w:t>
      </w:r>
    </w:p>
    <w:p w14:paraId="68348197" w14:textId="4ED3AEA8" w:rsidR="00A47BAA" w:rsidRDefault="00F07B5B" w:rsidP="00E564D9">
      <w:r>
        <w:rPr>
          <w:noProof/>
          <w:lang w:eastAsia="de-CH"/>
        </w:rPr>
        <w:drawing>
          <wp:anchor distT="0" distB="0" distL="114300" distR="114300" simplePos="0" relativeHeight="251705344" behindDoc="0" locked="0" layoutInCell="1" allowOverlap="1" wp14:anchorId="2192FB55" wp14:editId="1B7D7DD3">
            <wp:simplePos x="0" y="0"/>
            <wp:positionH relativeFrom="margin">
              <wp:align>right</wp:align>
            </wp:positionH>
            <wp:positionV relativeFrom="paragraph">
              <wp:posOffset>256804</wp:posOffset>
            </wp:positionV>
            <wp:extent cx="3996000" cy="3058489"/>
            <wp:effectExtent l="0" t="0" r="5080" b="8890"/>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96000" cy="3058489"/>
                    </a:xfrm>
                    <a:prstGeom prst="rect">
                      <a:avLst/>
                    </a:prstGeom>
                    <a:noFill/>
                  </pic:spPr>
                </pic:pic>
              </a:graphicData>
            </a:graphic>
            <wp14:sizeRelH relativeFrom="page">
              <wp14:pctWidth>0</wp14:pctWidth>
            </wp14:sizeRelH>
            <wp14:sizeRelV relativeFrom="page">
              <wp14:pctHeight>0</wp14:pctHeight>
            </wp14:sizeRelV>
          </wp:anchor>
        </w:drawing>
      </w:r>
    </w:p>
    <w:p w14:paraId="415C6661" w14:textId="4DA523D1" w:rsidR="00A47BAA" w:rsidRDefault="00F07B5B" w:rsidP="00E564D9">
      <w:r w:rsidRPr="00F07B5B">
        <w:t>G_3.5.2: Umzugsanteil: Mittelwert vs. Trend und/oder Mittelwert</w:t>
      </w:r>
    </w:p>
    <w:p w14:paraId="10D07FFE" w14:textId="3CB78B12" w:rsidR="005C267F" w:rsidRDefault="005C267F">
      <w:pPr>
        <w:spacing w:line="240" w:lineRule="auto"/>
        <w:ind w:left="0"/>
      </w:pPr>
      <w:r>
        <w:br w:type="page"/>
      </w:r>
    </w:p>
    <w:p w14:paraId="29CAE434" w14:textId="5D3E6452" w:rsidR="00A47BAA" w:rsidRDefault="00513589" w:rsidP="00513589">
      <w:pPr>
        <w:pStyle w:val="Randnotiz"/>
        <w:framePr w:wrap="around"/>
      </w:pPr>
      <w:r w:rsidRPr="00513589">
        <w:lastRenderedPageBreak/>
        <w:t>Trend und Mittel</w:t>
      </w:r>
    </w:p>
    <w:p w14:paraId="67A169D1" w14:textId="33EDCFE3" w:rsidR="00A47BAA" w:rsidRDefault="00513589" w:rsidP="00E564D9">
      <w:r w:rsidRPr="00513589">
        <w:t>Falls es mehr Zuzüge gibt, wird beim Umzug wie bei anderen Prozessen auch der Trendanteil als Parameter (</w:t>
      </w:r>
      <w:proofErr w:type="spellStart"/>
      <w:proofErr w:type="gramStart"/>
      <w:r w:rsidRPr="005A38C0">
        <w:rPr>
          <w:i/>
        </w:rPr>
        <w:t>umz.anteil</w:t>
      </w:r>
      <w:proofErr w:type="gramEnd"/>
      <w:r w:rsidRPr="005A38C0">
        <w:rPr>
          <w:i/>
        </w:rPr>
        <w:t>.trend</w:t>
      </w:r>
      <w:proofErr w:type="spellEnd"/>
      <w:r w:rsidRPr="00513589">
        <w:t>) geführt. Allerdings erfolgt keine Beschränkung auf ein Band um den Mittelwert.</w:t>
      </w:r>
    </w:p>
    <w:p w14:paraId="36656958" w14:textId="454D0072" w:rsidR="00A47BAA" w:rsidRDefault="00513589" w:rsidP="00E564D9">
      <w:r>
        <w:rPr>
          <w:noProof/>
          <w:lang w:eastAsia="de-CH"/>
        </w:rPr>
        <w:drawing>
          <wp:anchor distT="0" distB="0" distL="114300" distR="114300" simplePos="0" relativeHeight="251706368" behindDoc="0" locked="0" layoutInCell="1" allowOverlap="1" wp14:anchorId="6EA1C953" wp14:editId="169D6198">
            <wp:simplePos x="0" y="0"/>
            <wp:positionH relativeFrom="margin">
              <wp:align>right</wp:align>
            </wp:positionH>
            <wp:positionV relativeFrom="paragraph">
              <wp:posOffset>240030</wp:posOffset>
            </wp:positionV>
            <wp:extent cx="3996000" cy="2307479"/>
            <wp:effectExtent l="0" t="0" r="5080" b="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96000" cy="2307479"/>
                    </a:xfrm>
                    <a:prstGeom prst="rect">
                      <a:avLst/>
                    </a:prstGeom>
                    <a:noFill/>
                  </pic:spPr>
                </pic:pic>
              </a:graphicData>
            </a:graphic>
            <wp14:sizeRelH relativeFrom="page">
              <wp14:pctWidth>0</wp14:pctWidth>
            </wp14:sizeRelH>
            <wp14:sizeRelV relativeFrom="page">
              <wp14:pctHeight>0</wp14:pctHeight>
            </wp14:sizeRelV>
          </wp:anchor>
        </w:drawing>
      </w:r>
    </w:p>
    <w:p w14:paraId="6B871674" w14:textId="62FC2996" w:rsidR="00A47BAA" w:rsidRDefault="00513589" w:rsidP="00E564D9">
      <w:r w:rsidRPr="00513589">
        <w:t>G_3.5.3: Zeitliche Entwicklung des Umzugsanteil</w:t>
      </w:r>
      <w:r w:rsidR="00E12E05">
        <w:t>s</w:t>
      </w:r>
      <w:r w:rsidRPr="00513589">
        <w:t>: Trend und Mittel</w:t>
      </w:r>
    </w:p>
    <w:p w14:paraId="63FC1049" w14:textId="77777777" w:rsidR="005A38C0" w:rsidRDefault="005A38C0" w:rsidP="00E564D9"/>
    <w:p w14:paraId="00DB52E6" w14:textId="613FDA61" w:rsidR="002A42BE" w:rsidRDefault="002A42BE" w:rsidP="002A42BE">
      <w:pPr>
        <w:pStyle w:val="Randnotiz"/>
        <w:framePr w:wrap="around"/>
      </w:pPr>
      <w:r>
        <w:t>Filter über Altersverteilung</w:t>
      </w:r>
    </w:p>
    <w:p w14:paraId="387556E7" w14:textId="75F96A4F" w:rsidR="00A47BAA" w:rsidRDefault="002A42BE" w:rsidP="002A42BE">
      <w:r>
        <w:t xml:space="preserve">Zum Schluss wird der Umzugsanteil der </w:t>
      </w:r>
      <w:proofErr w:type="spellStart"/>
      <w:r>
        <w:t>Szenarienjahre</w:t>
      </w:r>
      <w:proofErr w:type="spellEnd"/>
      <w:r>
        <w:t xml:space="preserve"> über Altersjahre gefiltert.</w:t>
      </w:r>
    </w:p>
    <w:p w14:paraId="0893B204" w14:textId="7C705CCB" w:rsidR="00A47BAA" w:rsidRDefault="002A42BE" w:rsidP="00E564D9">
      <w:r>
        <w:rPr>
          <w:noProof/>
          <w:lang w:eastAsia="de-CH"/>
        </w:rPr>
        <w:drawing>
          <wp:anchor distT="0" distB="0" distL="114300" distR="114300" simplePos="0" relativeHeight="251707392" behindDoc="0" locked="0" layoutInCell="1" allowOverlap="1" wp14:anchorId="3277B92F" wp14:editId="03DC47CE">
            <wp:simplePos x="0" y="0"/>
            <wp:positionH relativeFrom="margin">
              <wp:align>right</wp:align>
            </wp:positionH>
            <wp:positionV relativeFrom="paragraph">
              <wp:posOffset>230553</wp:posOffset>
            </wp:positionV>
            <wp:extent cx="3996000" cy="2197735"/>
            <wp:effectExtent l="0" t="0" r="5080" b="0"/>
            <wp:wrapSquare wrapText="bothSides"/>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2">
                      <a:extLst>
                        <a:ext uri="{28A0092B-C50C-407E-A947-70E740481C1C}">
                          <a14:useLocalDpi xmlns:a14="http://schemas.microsoft.com/office/drawing/2010/main" val="0"/>
                        </a:ext>
                      </a:extLst>
                    </a:blip>
                    <a:srcRect r="2657"/>
                    <a:stretch/>
                  </pic:blipFill>
                  <pic:spPr bwMode="auto">
                    <a:xfrm>
                      <a:off x="0" y="0"/>
                      <a:ext cx="3996000" cy="21977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20EB9E" w14:textId="031D3E88" w:rsidR="00A47BAA" w:rsidRDefault="002A42BE" w:rsidP="00E564D9">
      <w:r w:rsidRPr="002A42BE">
        <w:t>G_3.5.4: Zukünftige Altersverteilung im Umzugsanteil: Filter über Altersverteilung</w:t>
      </w:r>
    </w:p>
    <w:p w14:paraId="7AFBCDA8" w14:textId="0D9E5CEB" w:rsidR="007B6717" w:rsidRDefault="007B6717">
      <w:pPr>
        <w:spacing w:line="240" w:lineRule="auto"/>
        <w:ind w:left="0"/>
      </w:pPr>
      <w:r>
        <w:br w:type="page"/>
      </w:r>
    </w:p>
    <w:p w14:paraId="290DAE41" w14:textId="60A568A3" w:rsidR="00A47BAA" w:rsidRDefault="002A42BE" w:rsidP="002A42BE">
      <w:pPr>
        <w:pStyle w:val="berschrift2"/>
      </w:pPr>
      <w:bookmarkStart w:id="14" w:name="_Toc100062460"/>
      <w:r>
        <w:lastRenderedPageBreak/>
        <w:t>Einbürgerung</w:t>
      </w:r>
      <w:bookmarkEnd w:id="14"/>
    </w:p>
    <w:p w14:paraId="728DB107" w14:textId="43F4B0DD" w:rsidR="002A42BE" w:rsidRDefault="002A42BE" w:rsidP="002A42BE">
      <w:r>
        <w:t xml:space="preserve">Bei </w:t>
      </w:r>
      <w:r w:rsidRPr="002A42BE">
        <w:rPr>
          <w:b/>
        </w:rPr>
        <w:t>Bürgerrechtswechseln</w:t>
      </w:r>
      <w:r>
        <w:t xml:space="preserve"> sind vor allem die Veränderungen hin zum </w:t>
      </w:r>
      <w:r w:rsidRPr="002A42BE">
        <w:rPr>
          <w:b/>
        </w:rPr>
        <w:t>Schweizer Bürgerrecht</w:t>
      </w:r>
      <w:r>
        <w:t xml:space="preserve"> häufig (d.h. Einbürgerung; machen mehr als 95</w:t>
      </w:r>
      <w:r w:rsidR="00D75980">
        <w:t> </w:t>
      </w:r>
      <w:r>
        <w:t xml:space="preserve">% der Fälle aus). Daher werden im Folgenden bloss Einbürgerungen betrachtet. </w:t>
      </w:r>
    </w:p>
    <w:p w14:paraId="40CD4C09" w14:textId="77777777" w:rsidR="002A42BE" w:rsidRDefault="002A42BE" w:rsidP="002A42BE"/>
    <w:p w14:paraId="0CE2AFC9" w14:textId="01737617" w:rsidR="00A47BAA" w:rsidRDefault="002A42BE" w:rsidP="002A42BE">
      <w:r>
        <w:t xml:space="preserve">Es zeigt sich, dass die </w:t>
      </w:r>
      <w:r w:rsidRPr="00840445">
        <w:rPr>
          <w:b/>
        </w:rPr>
        <w:t>Einbürgerungsraten</w:t>
      </w:r>
      <w:r>
        <w:t xml:space="preserve"> </w:t>
      </w:r>
      <w:r w:rsidRPr="00840445">
        <w:t xml:space="preserve">kaum eine Geschlechtsabhängigkeit </w:t>
      </w:r>
      <w:r>
        <w:t xml:space="preserve">aufweisen; deshalb wird </w:t>
      </w:r>
      <w:r w:rsidRPr="00840445">
        <w:rPr>
          <w:b/>
        </w:rPr>
        <w:t>nicht nach Geschlecht unterschieden</w:t>
      </w:r>
      <w:r>
        <w:t>. Zudem sind Jahre mit zahlreichen Einbürgerungen und Zeitpe</w:t>
      </w:r>
      <w:r w:rsidR="00D75980">
        <w:t>rioden mit wenigen zu beobacht</w:t>
      </w:r>
      <w:r>
        <w:t xml:space="preserve">en, was auch mit Änderungen der Gesetzeslage zu tun hat (z.B. Doppelbürgerschaft für Deutsche). Diese zeitlichen Muster unterscheiden sich kaum nach Alter und Stadtquartier; daher wird der zeitliche Trend der </w:t>
      </w:r>
      <w:r w:rsidRPr="00840445">
        <w:t>Einbürgerungsrate</w:t>
      </w:r>
      <w:r>
        <w:t xml:space="preserve"> bloss </w:t>
      </w:r>
      <w:r w:rsidRPr="002A42BE">
        <w:rPr>
          <w:b/>
        </w:rPr>
        <w:t xml:space="preserve">nach </w:t>
      </w:r>
      <w:r w:rsidR="00083671">
        <w:rPr>
          <w:b/>
        </w:rPr>
        <w:t>Heimat</w:t>
      </w:r>
      <w:r w:rsidRPr="002A42BE">
        <w:rPr>
          <w:b/>
        </w:rPr>
        <w:t>kategorie</w:t>
      </w:r>
      <w:r>
        <w:t xml:space="preserve"> </w:t>
      </w:r>
      <w:r w:rsidRPr="00840445">
        <w:rPr>
          <w:b/>
        </w:rPr>
        <w:t>unterschieden</w:t>
      </w:r>
      <w:r>
        <w:t xml:space="preserve">. Analog zu anderen Prozessen wird zuerst über Altersjahre gefiltert. Weil die Einbürgerungsraten der Neugeborenen (d.h. Null-Jährigen) besonders hoch sind, werden diese Werte nicht (wie bei anderen Prozessen) ungefiltert übernommen, sondern mit einem </w:t>
      </w:r>
      <w:r w:rsidRPr="002A42BE">
        <w:rPr>
          <w:b/>
        </w:rPr>
        <w:t>linkswertigen Filter</w:t>
      </w:r>
      <w:r>
        <w:t xml:space="preserve"> berechnet.</w:t>
      </w:r>
    </w:p>
    <w:p w14:paraId="5E36B43F" w14:textId="675C6FB5" w:rsidR="00A47BAA" w:rsidRDefault="007B6717" w:rsidP="00E564D9">
      <w:r>
        <w:rPr>
          <w:noProof/>
          <w:lang w:eastAsia="de-CH"/>
        </w:rPr>
        <w:drawing>
          <wp:anchor distT="0" distB="0" distL="114300" distR="114300" simplePos="0" relativeHeight="251708416" behindDoc="0" locked="0" layoutInCell="1" allowOverlap="1" wp14:anchorId="4BAF77A4" wp14:editId="305D169A">
            <wp:simplePos x="0" y="0"/>
            <wp:positionH relativeFrom="margin">
              <wp:align>right</wp:align>
            </wp:positionH>
            <wp:positionV relativeFrom="paragraph">
              <wp:posOffset>201786</wp:posOffset>
            </wp:positionV>
            <wp:extent cx="3996000" cy="3005544"/>
            <wp:effectExtent l="0" t="0" r="5080" b="4445"/>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3">
                      <a:extLst>
                        <a:ext uri="{28A0092B-C50C-407E-A947-70E740481C1C}">
                          <a14:useLocalDpi xmlns:a14="http://schemas.microsoft.com/office/drawing/2010/main" val="0"/>
                        </a:ext>
                      </a:extLst>
                    </a:blip>
                    <a:srcRect l="1875" r="1875"/>
                    <a:stretch/>
                  </pic:blipFill>
                  <pic:spPr bwMode="auto">
                    <a:xfrm>
                      <a:off x="0" y="0"/>
                      <a:ext cx="3996000" cy="3005544"/>
                    </a:xfrm>
                    <a:prstGeom prst="rect">
                      <a:avLst/>
                    </a:prstGeom>
                    <a:noFill/>
                  </pic:spPr>
                </pic:pic>
              </a:graphicData>
            </a:graphic>
            <wp14:sizeRelH relativeFrom="page">
              <wp14:pctWidth>0</wp14:pctWidth>
            </wp14:sizeRelH>
            <wp14:sizeRelV relativeFrom="page">
              <wp14:pctHeight>0</wp14:pctHeight>
            </wp14:sizeRelV>
          </wp:anchor>
        </w:drawing>
      </w:r>
    </w:p>
    <w:p w14:paraId="73ADCEA4" w14:textId="1A876F14" w:rsidR="00A47BAA" w:rsidRDefault="007B6717" w:rsidP="00E564D9">
      <w:r w:rsidRPr="007B6717">
        <w:t>G_3.6.1: Filter über Altersverteilung in Einbürgerungen und Bestand</w:t>
      </w:r>
    </w:p>
    <w:p w14:paraId="6DDD7026" w14:textId="5C197571" w:rsidR="00A47BAA" w:rsidRDefault="00A47BAA" w:rsidP="00E564D9"/>
    <w:p w14:paraId="63244455" w14:textId="6988F98D" w:rsidR="007B6717" w:rsidRDefault="007B6717">
      <w:pPr>
        <w:spacing w:line="240" w:lineRule="auto"/>
        <w:ind w:left="0"/>
      </w:pPr>
      <w:r>
        <w:br w:type="page"/>
      </w:r>
    </w:p>
    <w:p w14:paraId="6BCD8B3F" w14:textId="459D5C15" w:rsidR="007B6717" w:rsidRDefault="007B6717" w:rsidP="007B6717">
      <w:r>
        <w:lastRenderedPageBreak/>
        <w:t xml:space="preserve">Falls die Personenzahl im Bestand null ist, kann die Einbürgerungsrate nicht berechnet werden; auch bei geringen Bestandswerten ist das Berechnen einer Rate wenig sinnvoll. Daher wird eine untere Grenze von Personen im Bestand gewählt, unter der die Einbürgerungsrate gleich null gesetzt wird (Parameter </w:t>
      </w:r>
      <w:proofErr w:type="spellStart"/>
      <w:proofErr w:type="gramStart"/>
      <w:r w:rsidRPr="00D75980">
        <w:rPr>
          <w:i/>
        </w:rPr>
        <w:t>brw.rate.anz.null</w:t>
      </w:r>
      <w:proofErr w:type="spellEnd"/>
      <w:proofErr w:type="gramEnd"/>
      <w:r>
        <w:t>; betrifft hohe Altersjahre).</w:t>
      </w:r>
    </w:p>
    <w:p w14:paraId="4763EBD1" w14:textId="53AD1560" w:rsidR="007B6717" w:rsidRDefault="007B6717" w:rsidP="007B6717">
      <w:r>
        <w:rPr>
          <w:noProof/>
          <w:lang w:eastAsia="de-CH"/>
        </w:rPr>
        <w:drawing>
          <wp:anchor distT="0" distB="0" distL="114300" distR="114300" simplePos="0" relativeHeight="251709440" behindDoc="0" locked="0" layoutInCell="1" allowOverlap="1" wp14:anchorId="66311E1A" wp14:editId="2912FC59">
            <wp:simplePos x="0" y="0"/>
            <wp:positionH relativeFrom="margin">
              <wp:align>right</wp:align>
            </wp:positionH>
            <wp:positionV relativeFrom="paragraph">
              <wp:posOffset>225724</wp:posOffset>
            </wp:positionV>
            <wp:extent cx="3996000" cy="3065484"/>
            <wp:effectExtent l="0" t="0" r="5080" b="1905"/>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96000" cy="3065484"/>
                    </a:xfrm>
                    <a:prstGeom prst="rect">
                      <a:avLst/>
                    </a:prstGeom>
                    <a:noFill/>
                  </pic:spPr>
                </pic:pic>
              </a:graphicData>
            </a:graphic>
            <wp14:sizeRelH relativeFrom="page">
              <wp14:pctWidth>0</wp14:pctWidth>
            </wp14:sizeRelH>
            <wp14:sizeRelV relativeFrom="page">
              <wp14:pctHeight>0</wp14:pctHeight>
            </wp14:sizeRelV>
          </wp:anchor>
        </w:drawing>
      </w:r>
    </w:p>
    <w:p w14:paraId="5F5A9B8C" w14:textId="038DF2B4" w:rsidR="007B6717" w:rsidRDefault="007B6717" w:rsidP="007B6717">
      <w:r w:rsidRPr="007B6717">
        <w:t>G_3.6.2: Einbürgerungsrate: Mittelwert vs. Trend und/oder Mittelwert</w:t>
      </w:r>
    </w:p>
    <w:p w14:paraId="320E35E8" w14:textId="18CEA4B4" w:rsidR="007B6717" w:rsidRDefault="007B6717" w:rsidP="007B6717"/>
    <w:p w14:paraId="187C48D7" w14:textId="77777777" w:rsidR="00A51E99" w:rsidRDefault="00A51E99" w:rsidP="00A51E99">
      <w:pPr>
        <w:pStyle w:val="Randnotiz"/>
        <w:framePr w:wrap="around"/>
      </w:pPr>
      <w:r>
        <w:t>Trend und Mittel</w:t>
      </w:r>
    </w:p>
    <w:p w14:paraId="6636DC45" w14:textId="0B53E781" w:rsidR="007B6717" w:rsidRDefault="00A51E99" w:rsidP="00A51E99">
      <w:r>
        <w:t>Analog zu anderen Prozessen wird der Anteil Trend als Parameter gewählt. Für die Einbürgerungen werden separate Basis-Jahre verwendet, weil die Einbürgerungen unter anderem stark von rechtlichen Rahmenbedingungen der letzten Jahre abhängig sind.</w:t>
      </w:r>
    </w:p>
    <w:p w14:paraId="61AD3ED9" w14:textId="2CE5064C" w:rsidR="007B6717" w:rsidRDefault="00A51E99" w:rsidP="007B6717">
      <w:r>
        <w:rPr>
          <w:noProof/>
          <w:lang w:eastAsia="de-CH"/>
        </w:rPr>
        <w:drawing>
          <wp:anchor distT="0" distB="0" distL="114300" distR="114300" simplePos="0" relativeHeight="251710464" behindDoc="0" locked="0" layoutInCell="1" allowOverlap="1" wp14:anchorId="782E9602" wp14:editId="65F10291">
            <wp:simplePos x="0" y="0"/>
            <wp:positionH relativeFrom="column">
              <wp:posOffset>2102593</wp:posOffset>
            </wp:positionH>
            <wp:positionV relativeFrom="paragraph">
              <wp:posOffset>203200</wp:posOffset>
            </wp:positionV>
            <wp:extent cx="4127500" cy="2383790"/>
            <wp:effectExtent l="0" t="0" r="6350" b="0"/>
            <wp:wrapSquare wrapText="bothSides"/>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27500" cy="2383790"/>
                    </a:xfrm>
                    <a:prstGeom prst="rect">
                      <a:avLst/>
                    </a:prstGeom>
                    <a:noFill/>
                  </pic:spPr>
                </pic:pic>
              </a:graphicData>
            </a:graphic>
            <wp14:sizeRelH relativeFrom="page">
              <wp14:pctWidth>0</wp14:pctWidth>
            </wp14:sizeRelH>
            <wp14:sizeRelV relativeFrom="page">
              <wp14:pctHeight>0</wp14:pctHeight>
            </wp14:sizeRelV>
          </wp:anchor>
        </w:drawing>
      </w:r>
    </w:p>
    <w:p w14:paraId="4E50E75E" w14:textId="273FC03D" w:rsidR="007B6717" w:rsidRDefault="00A51E99" w:rsidP="007B6717">
      <w:r w:rsidRPr="00A51E99">
        <w:t xml:space="preserve">G_3.6.3: Zeitliche Entwicklung </w:t>
      </w:r>
      <w:r w:rsidR="00E122CD">
        <w:t>der Einbürgerungsrate</w:t>
      </w:r>
      <w:r w:rsidRPr="00A51E99">
        <w:t>:</w:t>
      </w:r>
      <w:r w:rsidR="00E122CD">
        <w:t xml:space="preserve"> </w:t>
      </w:r>
      <w:r w:rsidRPr="00A51E99">
        <w:t>Trend und Mittel</w:t>
      </w:r>
    </w:p>
    <w:p w14:paraId="76555EB3" w14:textId="5B1082D2" w:rsidR="007B6717" w:rsidRDefault="00A51E99" w:rsidP="007B6717">
      <w:r w:rsidRPr="00A51E99">
        <w:lastRenderedPageBreak/>
        <w:t>Mit den Einbürgerungsraten pro Nationalitätenkategorie (hier Synonym: Heimat) wird ein Trendfaktor erstellt; dieser berechnet sich wie folgt:</w:t>
      </w:r>
    </w:p>
    <w:p w14:paraId="0665F7FD" w14:textId="4E2CE4C2" w:rsidR="007B6717" w:rsidRDefault="007B6717" w:rsidP="007B6717"/>
    <w:p w14:paraId="02AEDD91" w14:textId="4250BC3E" w:rsidR="00A51E99" w:rsidRDefault="007C247D" w:rsidP="00A51E99">
      <w:pPr>
        <w:spacing w:before="120" w:after="120"/>
      </w:pPr>
      <m:oMathPara>
        <m:oMath>
          <m:sSub>
            <m:sSubPr>
              <m:ctrlPr>
                <w:rPr>
                  <w:rFonts w:ascii="Cambria Math" w:hAnsi="Cambria Math"/>
                  <w:i/>
                  <w:lang w:eastAsia="de-CH"/>
                </w:rPr>
              </m:ctrlPr>
            </m:sSubPr>
            <m:e>
              <m:r>
                <w:rPr>
                  <w:rFonts w:ascii="Cambria Math" w:hAnsi="Cambria Math"/>
                  <w:lang w:eastAsia="de-CH"/>
                </w:rPr>
                <m:t>TF</m:t>
              </m:r>
            </m:e>
            <m:sub>
              <m:r>
                <w:rPr>
                  <w:rFonts w:ascii="Cambria Math" w:hAnsi="Cambria Math"/>
                  <w:lang w:eastAsia="de-CH"/>
                </w:rPr>
                <m:t>th</m:t>
              </m:r>
            </m:sub>
          </m:sSub>
          <m:r>
            <w:rPr>
              <w:rFonts w:ascii="Cambria Math" w:hAnsi="Cambria Math"/>
              <w:lang w:eastAsia="de-CH"/>
            </w:rPr>
            <m:t>=</m:t>
          </m:r>
          <m:f>
            <m:fPr>
              <m:ctrlPr>
                <w:rPr>
                  <w:rFonts w:ascii="Cambria Math" w:hAnsi="Cambria Math"/>
                  <w:i/>
                  <w:lang w:eastAsia="de-CH"/>
                </w:rPr>
              </m:ctrlPr>
            </m:fPr>
            <m:num>
              <m:sSub>
                <m:sSubPr>
                  <m:ctrlPr>
                    <w:rPr>
                      <w:rFonts w:ascii="Cambria Math" w:hAnsi="Cambria Math"/>
                      <w:i/>
                      <w:lang w:eastAsia="de-CH"/>
                    </w:rPr>
                  </m:ctrlPr>
                </m:sSubPr>
                <m:e>
                  <m:r>
                    <w:rPr>
                      <w:rFonts w:ascii="Cambria Math" w:hAnsi="Cambria Math"/>
                      <w:lang w:eastAsia="de-CH"/>
                    </w:rPr>
                    <m:t>RT</m:t>
                  </m:r>
                </m:e>
                <m:sub>
                  <m:r>
                    <w:rPr>
                      <w:rFonts w:ascii="Cambria Math" w:hAnsi="Cambria Math"/>
                      <w:lang w:eastAsia="de-CH"/>
                    </w:rPr>
                    <m:t>th</m:t>
                  </m:r>
                </m:sub>
              </m:sSub>
            </m:num>
            <m:den>
              <m:sSub>
                <m:sSubPr>
                  <m:ctrlPr>
                    <w:rPr>
                      <w:rFonts w:ascii="Cambria Math" w:hAnsi="Cambria Math"/>
                      <w:i/>
                      <w:lang w:eastAsia="de-CH"/>
                    </w:rPr>
                  </m:ctrlPr>
                </m:sSubPr>
                <m:e>
                  <m:r>
                    <w:rPr>
                      <w:rFonts w:ascii="Cambria Math" w:hAnsi="Cambria Math"/>
                      <w:lang w:eastAsia="de-CH"/>
                    </w:rPr>
                    <m:t>RM</m:t>
                  </m:r>
                </m:e>
                <m:sub>
                  <m:r>
                    <w:rPr>
                      <w:rFonts w:ascii="Cambria Math" w:hAnsi="Cambria Math"/>
                      <w:lang w:eastAsia="de-CH"/>
                    </w:rPr>
                    <m:t>h</m:t>
                  </m:r>
                </m:sub>
              </m:sSub>
            </m:den>
          </m:f>
        </m:oMath>
      </m:oMathPara>
    </w:p>
    <w:p w14:paraId="10E75A43" w14:textId="3F0F9523" w:rsidR="007B6717" w:rsidRDefault="007B6717" w:rsidP="007B6717"/>
    <w:p w14:paraId="1DA46923" w14:textId="1AA94EF4" w:rsidR="00A51E99" w:rsidRDefault="007C247D" w:rsidP="00A51E99">
      <m:oMath>
        <m:sSub>
          <m:sSubPr>
            <m:ctrlPr>
              <w:rPr>
                <w:rFonts w:ascii="Cambria Math" w:hAnsi="Cambria Math"/>
                <w:i/>
                <w:lang w:eastAsia="de-CH"/>
              </w:rPr>
            </m:ctrlPr>
          </m:sSubPr>
          <m:e>
            <m:r>
              <w:rPr>
                <w:rFonts w:ascii="Cambria Math" w:hAnsi="Cambria Math"/>
                <w:lang w:eastAsia="de-CH"/>
              </w:rPr>
              <m:t>TF</m:t>
            </m:r>
          </m:e>
          <m:sub>
            <m:r>
              <w:rPr>
                <w:rFonts w:ascii="Cambria Math" w:hAnsi="Cambria Math"/>
                <w:lang w:eastAsia="de-CH"/>
              </w:rPr>
              <m:t>th</m:t>
            </m:r>
          </m:sub>
        </m:sSub>
      </m:oMath>
      <w:r w:rsidR="00A51E99">
        <w:tab/>
        <w:t xml:space="preserve">Trendfaktor nach Jahr </w:t>
      </w:r>
      <m:oMath>
        <m:r>
          <w:rPr>
            <w:rFonts w:ascii="Cambria Math" w:hAnsi="Cambria Math"/>
            <w:lang w:eastAsia="de-CH"/>
          </w:rPr>
          <m:t>t</m:t>
        </m:r>
      </m:oMath>
      <w:r w:rsidR="00A51E99">
        <w:t xml:space="preserve"> und Heimat </w:t>
      </w:r>
      <m:oMath>
        <m:r>
          <w:rPr>
            <w:rFonts w:ascii="Cambria Math" w:hAnsi="Cambria Math"/>
            <w:lang w:eastAsia="de-CH"/>
          </w:rPr>
          <m:t>h</m:t>
        </m:r>
      </m:oMath>
    </w:p>
    <w:p w14:paraId="47622700" w14:textId="6A9C0DB1" w:rsidR="00A51E99" w:rsidRDefault="007C247D" w:rsidP="00A51E99">
      <m:oMath>
        <m:sSub>
          <m:sSubPr>
            <m:ctrlPr>
              <w:rPr>
                <w:rFonts w:ascii="Cambria Math" w:hAnsi="Cambria Math"/>
                <w:i/>
                <w:lang w:eastAsia="de-CH"/>
              </w:rPr>
            </m:ctrlPr>
          </m:sSubPr>
          <m:e>
            <m:r>
              <w:rPr>
                <w:rFonts w:ascii="Cambria Math" w:hAnsi="Cambria Math"/>
                <w:lang w:eastAsia="de-CH"/>
              </w:rPr>
              <m:t>RT</m:t>
            </m:r>
          </m:e>
          <m:sub>
            <m:r>
              <w:rPr>
                <w:rFonts w:ascii="Cambria Math" w:hAnsi="Cambria Math"/>
                <w:lang w:eastAsia="de-CH"/>
              </w:rPr>
              <m:t>th</m:t>
            </m:r>
          </m:sub>
        </m:sSub>
      </m:oMath>
      <w:r w:rsidR="00A51E99">
        <w:tab/>
        <w:t xml:space="preserve">Einbürgerungsrate (Trend) nach Jahr </w:t>
      </w:r>
      <m:oMath>
        <m:r>
          <w:rPr>
            <w:rFonts w:ascii="Cambria Math" w:hAnsi="Cambria Math"/>
            <w:lang w:eastAsia="de-CH"/>
          </w:rPr>
          <m:t>t</m:t>
        </m:r>
      </m:oMath>
      <w:r w:rsidR="00A51E99">
        <w:t xml:space="preserve"> und Heimat </w:t>
      </w:r>
      <m:oMath>
        <m:r>
          <w:rPr>
            <w:rFonts w:ascii="Cambria Math" w:hAnsi="Cambria Math"/>
            <w:lang w:eastAsia="de-CH"/>
          </w:rPr>
          <m:t>h</m:t>
        </m:r>
      </m:oMath>
    </w:p>
    <w:p w14:paraId="0D7760E0" w14:textId="191D9B8C" w:rsidR="007B6717" w:rsidRDefault="007C247D" w:rsidP="00A4393B">
      <w:pPr>
        <w:ind w:left="4254" w:hanging="965"/>
      </w:pPr>
      <m:oMath>
        <m:sSub>
          <m:sSubPr>
            <m:ctrlPr>
              <w:rPr>
                <w:rFonts w:ascii="Cambria Math" w:hAnsi="Cambria Math"/>
                <w:i/>
                <w:lang w:eastAsia="de-CH"/>
              </w:rPr>
            </m:ctrlPr>
          </m:sSubPr>
          <m:e>
            <m:r>
              <w:rPr>
                <w:rFonts w:ascii="Cambria Math" w:hAnsi="Cambria Math"/>
                <w:lang w:eastAsia="de-CH"/>
              </w:rPr>
              <m:t>RM</m:t>
            </m:r>
          </m:e>
          <m:sub>
            <m:r>
              <w:rPr>
                <w:rFonts w:ascii="Cambria Math" w:hAnsi="Cambria Math"/>
                <w:lang w:eastAsia="de-CH"/>
              </w:rPr>
              <m:t>h</m:t>
            </m:r>
          </m:sub>
        </m:sSub>
      </m:oMath>
      <w:r w:rsidR="00A51E99">
        <w:tab/>
        <w:t xml:space="preserve">Einbürgerungsrate (Mittelwert über Jahre) nach </w:t>
      </w:r>
      <w:r w:rsidR="00A4393B">
        <w:br/>
      </w:r>
      <w:r w:rsidR="00A51E99">
        <w:t>Heimat</w:t>
      </w:r>
      <w:r w:rsidR="00A4393B">
        <w:t> </w:t>
      </w:r>
      <m:oMath>
        <m:r>
          <w:rPr>
            <w:rFonts w:ascii="Cambria Math" w:hAnsi="Cambria Math"/>
            <w:lang w:eastAsia="de-CH"/>
          </w:rPr>
          <m:t>h</m:t>
        </m:r>
      </m:oMath>
    </w:p>
    <w:p w14:paraId="37CC229B" w14:textId="27DE93A2" w:rsidR="007B6717" w:rsidRDefault="007B6717" w:rsidP="007B6717"/>
    <w:p w14:paraId="2D5854C0" w14:textId="7B7F54ED" w:rsidR="007B6717" w:rsidRDefault="0013599F" w:rsidP="007B6717">
      <w:r w:rsidRPr="0013599F">
        <w:t xml:space="preserve">Die Einbürgerungsraten pro Nationalitätenkategorie werden mit dem Trendfaktor multipliziert. Das ergibt Einbürgerungsraten nach Nationalitätenkategorie und </w:t>
      </w:r>
      <w:proofErr w:type="spellStart"/>
      <w:r w:rsidRPr="0013599F">
        <w:t>Szenarienjahr</w:t>
      </w:r>
      <w:proofErr w:type="spellEnd"/>
      <w:r w:rsidRPr="0013599F">
        <w:t xml:space="preserve">. Zum Schluss werden die zukünftigen Einbürgerungsraten der </w:t>
      </w:r>
      <w:proofErr w:type="spellStart"/>
      <w:r w:rsidRPr="0013599F">
        <w:t>Szenarienjahre</w:t>
      </w:r>
      <w:proofErr w:type="spellEnd"/>
      <w:r w:rsidRPr="0013599F">
        <w:t xml:space="preserve"> über Altersjahre gefiltert.</w:t>
      </w:r>
    </w:p>
    <w:p w14:paraId="30B80552" w14:textId="754E31B4" w:rsidR="007B6717" w:rsidRDefault="0013599F" w:rsidP="007B6717">
      <w:r>
        <w:rPr>
          <w:noProof/>
          <w:lang w:eastAsia="de-CH"/>
        </w:rPr>
        <w:drawing>
          <wp:anchor distT="0" distB="0" distL="114300" distR="114300" simplePos="0" relativeHeight="251711488" behindDoc="0" locked="0" layoutInCell="1" allowOverlap="1" wp14:anchorId="1AFFD7B8" wp14:editId="543B57C6">
            <wp:simplePos x="0" y="0"/>
            <wp:positionH relativeFrom="margin">
              <wp:align>right</wp:align>
            </wp:positionH>
            <wp:positionV relativeFrom="paragraph">
              <wp:posOffset>211777</wp:posOffset>
            </wp:positionV>
            <wp:extent cx="3996000" cy="2063149"/>
            <wp:effectExtent l="0" t="0" r="5080" b="0"/>
            <wp:wrapSquare wrapText="bothSides"/>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6">
                      <a:extLst>
                        <a:ext uri="{28A0092B-C50C-407E-A947-70E740481C1C}">
                          <a14:useLocalDpi xmlns:a14="http://schemas.microsoft.com/office/drawing/2010/main" val="0"/>
                        </a:ext>
                      </a:extLst>
                    </a:blip>
                    <a:srcRect l="2042" r="2042"/>
                    <a:stretch/>
                  </pic:blipFill>
                  <pic:spPr bwMode="auto">
                    <a:xfrm>
                      <a:off x="0" y="0"/>
                      <a:ext cx="3996000" cy="2063149"/>
                    </a:xfrm>
                    <a:prstGeom prst="rect">
                      <a:avLst/>
                    </a:prstGeom>
                    <a:noFill/>
                  </pic:spPr>
                </pic:pic>
              </a:graphicData>
            </a:graphic>
            <wp14:sizeRelH relativeFrom="page">
              <wp14:pctWidth>0</wp14:pctWidth>
            </wp14:sizeRelH>
            <wp14:sizeRelV relativeFrom="page">
              <wp14:pctHeight>0</wp14:pctHeight>
            </wp14:sizeRelV>
          </wp:anchor>
        </w:drawing>
      </w:r>
    </w:p>
    <w:p w14:paraId="1EB0DDC7" w14:textId="2245FCFB" w:rsidR="007B6717" w:rsidRDefault="0013599F" w:rsidP="007B6717">
      <w:r w:rsidRPr="0013599F">
        <w:t>G_3.6.4: Zukünftige Einbürgerungsrate: Filter über Altersverteilung</w:t>
      </w:r>
    </w:p>
    <w:p w14:paraId="0238DD9C" w14:textId="1B880BDD" w:rsidR="00EE33C0" w:rsidRDefault="00EE33C0">
      <w:pPr>
        <w:spacing w:line="240" w:lineRule="auto"/>
        <w:ind w:left="0"/>
      </w:pPr>
      <w:r>
        <w:br w:type="page"/>
      </w:r>
    </w:p>
    <w:p w14:paraId="4D3BED4F" w14:textId="46CD39B7" w:rsidR="007B6717" w:rsidRDefault="00C65779" w:rsidP="00C65779">
      <w:pPr>
        <w:pStyle w:val="berschrift2"/>
      </w:pPr>
      <w:bookmarkStart w:id="15" w:name="_Toc100062461"/>
      <w:r w:rsidRPr="00C65779">
        <w:lastRenderedPageBreak/>
        <w:t>Gebäudebestand und Bauprojekt</w:t>
      </w:r>
      <w:r w:rsidR="00E67493">
        <w:t>e</w:t>
      </w:r>
      <w:bookmarkEnd w:id="15"/>
    </w:p>
    <w:p w14:paraId="2BED7C11" w14:textId="0C309B6D" w:rsidR="00C65779" w:rsidRDefault="00C65779" w:rsidP="00C65779">
      <w:r>
        <w:t xml:space="preserve">Für die </w:t>
      </w:r>
      <w:r w:rsidRPr="0002164B">
        <w:t xml:space="preserve">bewilligten respektive geplanten Wohnbauprojekte </w:t>
      </w:r>
      <w:r>
        <w:t xml:space="preserve">wird die </w:t>
      </w:r>
      <w:r w:rsidRPr="0002164B">
        <w:rPr>
          <w:b/>
        </w:rPr>
        <w:t>Anzahl neuer Wohnungen</w:t>
      </w:r>
      <w:r>
        <w:t xml:space="preserve"> zusammengestellt (</w:t>
      </w:r>
      <w:r w:rsidR="00842528">
        <w:t>Datenquellen: bew</w:t>
      </w:r>
      <w:r w:rsidR="00124DD7">
        <w:t>illigte</w:t>
      </w:r>
      <w:r w:rsidR="00842528">
        <w:t xml:space="preserve"> Bauprojekte, Projekte mit eingereichtem Baugesuch, </w:t>
      </w:r>
      <w:r w:rsidR="009B64DC">
        <w:t xml:space="preserve">geplante </w:t>
      </w:r>
      <w:r w:rsidR="00842528">
        <w:t>Bauprojekte</w:t>
      </w:r>
      <w:r w:rsidR="002128C3">
        <w:t>,</w:t>
      </w:r>
      <w:r w:rsidR="00842528">
        <w:t xml:space="preserve"> die für Schulraumplanung erfasst </w:t>
      </w:r>
      <w:r w:rsidR="00124DD7">
        <w:t>wurden</w:t>
      </w:r>
      <w:r>
        <w:t xml:space="preserve">) und mit dem Gebäudebestand gemäss </w:t>
      </w:r>
      <w:r w:rsidRPr="00C65779">
        <w:rPr>
          <w:b/>
        </w:rPr>
        <w:t>Gebäude</w:t>
      </w:r>
      <w:r w:rsidR="0006579A">
        <w:rPr>
          <w:b/>
        </w:rPr>
        <w:t>­</w:t>
      </w:r>
      <w:r w:rsidRPr="00C65779">
        <w:rPr>
          <w:b/>
        </w:rPr>
        <w:t xml:space="preserve"> und Wohnungsregister</w:t>
      </w:r>
      <w:r>
        <w:t xml:space="preserve"> der Stadt Zürich (GWZ) abgeglichen.</w:t>
      </w:r>
    </w:p>
    <w:p w14:paraId="50BD5517" w14:textId="77777777" w:rsidR="00C65779" w:rsidRDefault="00C65779" w:rsidP="00C65779"/>
    <w:p w14:paraId="76905C37" w14:textId="6F196A60" w:rsidR="00C65779" w:rsidRDefault="00C65779" w:rsidP="00C65779">
      <w:pPr>
        <w:pStyle w:val="Randnotiz"/>
        <w:framePr w:wrap="around"/>
      </w:pPr>
      <w:r>
        <w:t>Wohnungsabbrüche und Wohnungssaldo</w:t>
      </w:r>
    </w:p>
    <w:p w14:paraId="15065091" w14:textId="630FE10E" w:rsidR="00C65779" w:rsidRDefault="00C65779" w:rsidP="00C65779">
      <w:r>
        <w:t xml:space="preserve">Bei der Konsolidierung werden aus dem GWZ auch die </w:t>
      </w:r>
      <w:r w:rsidR="0002164B" w:rsidRPr="0002164B">
        <w:rPr>
          <w:b/>
        </w:rPr>
        <w:t>Anzahl</w:t>
      </w:r>
      <w:r w:rsidR="0002164B">
        <w:t xml:space="preserve"> </w:t>
      </w:r>
      <w:r w:rsidRPr="0002164B">
        <w:rPr>
          <w:b/>
        </w:rPr>
        <w:t>Wohnungen</w:t>
      </w:r>
      <w:r>
        <w:t xml:space="preserve"> ermittelt, die für die einzelnen Projekte </w:t>
      </w:r>
      <w:r w:rsidRPr="00C65779">
        <w:rPr>
          <w:b/>
        </w:rPr>
        <w:t>abgebrochen</w:t>
      </w:r>
      <w:r>
        <w:t xml:space="preserve"> werden. Der </w:t>
      </w:r>
      <w:r w:rsidRPr="00DF535B">
        <w:rPr>
          <w:b/>
        </w:rPr>
        <w:t>Wohnungssaldo</w:t>
      </w:r>
      <w:r>
        <w:t xml:space="preserve"> wird aus der Zahl der neu zu erstellenden minus der </w:t>
      </w:r>
      <w:r w:rsidR="00DF535B">
        <w:t xml:space="preserve">schon abgebrochenen oder </w:t>
      </w:r>
      <w:r>
        <w:t>noch abzu</w:t>
      </w:r>
      <w:r w:rsidR="0002164B">
        <w:softHyphen/>
      </w:r>
      <w:r>
        <w:t>brechen</w:t>
      </w:r>
      <w:r w:rsidR="0002164B">
        <w:softHyphen/>
      </w:r>
      <w:r>
        <w:t>den Wohnungen ermittelt.</w:t>
      </w:r>
      <w:r w:rsidR="0002164B">
        <w:t xml:space="preserve"> </w:t>
      </w:r>
      <w:r>
        <w:t xml:space="preserve">Weiter wird angenommen, dass nicht alle geplanten Projekte realisiert werden. Dies wird über die Parameter </w:t>
      </w:r>
      <w:proofErr w:type="gramStart"/>
      <w:r w:rsidRPr="00544B01">
        <w:rPr>
          <w:i/>
        </w:rPr>
        <w:t>map.nicht</w:t>
      </w:r>
      <w:proofErr w:type="gramEnd"/>
      <w:r w:rsidRPr="00544B01">
        <w:rPr>
          <w:i/>
        </w:rPr>
        <w:t>1</w:t>
      </w:r>
      <w:r>
        <w:t xml:space="preserve"> bis </w:t>
      </w:r>
      <w:r w:rsidRPr="00544B01">
        <w:rPr>
          <w:i/>
        </w:rPr>
        <w:t>map.nicht6</w:t>
      </w:r>
      <w:r>
        <w:t xml:space="preserve"> geregelt.</w:t>
      </w:r>
    </w:p>
    <w:p w14:paraId="2E4D82CC" w14:textId="77777777" w:rsidR="00C65779" w:rsidRDefault="00C65779" w:rsidP="00C65779"/>
    <w:p w14:paraId="6E9FA7D2" w14:textId="77777777" w:rsidR="00C65779" w:rsidRDefault="00C65779" w:rsidP="00C65779"/>
    <w:p w14:paraId="36B1065D" w14:textId="2B9B665B" w:rsidR="00C65779" w:rsidRDefault="00C65779" w:rsidP="00C65779">
      <w:pPr>
        <w:pStyle w:val="Randnotiz"/>
        <w:framePr w:wrap="around"/>
      </w:pPr>
      <w:r>
        <w:t xml:space="preserve">Einbindung im </w:t>
      </w:r>
      <w:proofErr w:type="spellStart"/>
      <w:r>
        <w:t>Bevölkerungsszenarienmodell</w:t>
      </w:r>
      <w:proofErr w:type="spellEnd"/>
    </w:p>
    <w:p w14:paraId="404DE112" w14:textId="16ADC10C" w:rsidR="00C65779" w:rsidRDefault="00C65779" w:rsidP="00C65779">
      <w:r>
        <w:t xml:space="preserve">Die konsolidierte </w:t>
      </w:r>
      <w:r w:rsidR="0068360A">
        <w:t>Baup</w:t>
      </w:r>
      <w:r>
        <w:t>rojektliste mit de</w:t>
      </w:r>
      <w:r w:rsidR="0002164B">
        <w:t>r</w:t>
      </w:r>
      <w:r>
        <w:t xml:space="preserve"> Anzahl Wohnungen </w:t>
      </w:r>
      <w:r w:rsidRPr="0002164B">
        <w:t xml:space="preserve">(Bau und Abbruch </w:t>
      </w:r>
      <w:r>
        <w:t xml:space="preserve">nach Quartier und Jahr, gemeinnützig und privat) fliesst in das </w:t>
      </w:r>
      <w:r w:rsidR="00BD2E3A">
        <w:t>Wohnungs</w:t>
      </w:r>
      <w:r>
        <w:t xml:space="preserve">modell der Bevölkerungsszenarien ein. Die Vergangenheit hat gezeigt, dass sich viele Projekte gegenüber den Annahmen bei Projektstart oder auch Baubeginn verzögern. Die Häufigkeiten der </w:t>
      </w:r>
      <w:r w:rsidRPr="00C65779">
        <w:rPr>
          <w:b/>
        </w:rPr>
        <w:t>Verzögerung</w:t>
      </w:r>
      <w:r>
        <w:t xml:space="preserve"> der Projekte wird mit einer Exponentialfunktion beschrieben.</w:t>
      </w:r>
    </w:p>
    <w:p w14:paraId="06C04DBA" w14:textId="77777777" w:rsidR="00C65779" w:rsidRDefault="00C65779" w:rsidP="00C65779"/>
    <w:p w14:paraId="3787C41F" w14:textId="580AA702" w:rsidR="00C65779" w:rsidRDefault="00C65779" w:rsidP="00C65779">
      <m:oMathPara>
        <m:oMath>
          <m:r>
            <w:rPr>
              <w:rFonts w:ascii="Cambria Math" w:hAnsi="Cambria Math"/>
            </w:rPr>
            <m:t>y=exp</m:t>
          </m:r>
          <m:d>
            <m:dPr>
              <m:ctrlPr>
                <w:rPr>
                  <w:rFonts w:ascii="Cambria Math" w:hAnsi="Cambria Math"/>
                  <w:i/>
                </w:rPr>
              </m:ctrlPr>
            </m:dPr>
            <m:e>
              <m:r>
                <w:rPr>
                  <w:rFonts w:ascii="Cambria Math" w:hAnsi="Cambria Math"/>
                </w:rPr>
                <m:t>λ*∆t</m:t>
              </m:r>
            </m:e>
          </m:d>
        </m:oMath>
      </m:oMathPara>
    </w:p>
    <w:p w14:paraId="1A729869" w14:textId="5CFED6EA" w:rsidR="00C65779" w:rsidRDefault="00C65779" w:rsidP="00C65779"/>
    <w:p w14:paraId="394DC4B1" w14:textId="77777777" w:rsidR="00C65779" w:rsidRDefault="00C65779" w:rsidP="00C65779"/>
    <w:p w14:paraId="777F9E41" w14:textId="2BE985E3" w:rsidR="00C65779" w:rsidRDefault="00C65779" w:rsidP="00C65779">
      <m:oMath>
        <m:r>
          <w:rPr>
            <w:rFonts w:ascii="Cambria Math" w:hAnsi="Cambria Math"/>
          </w:rPr>
          <m:t>y</m:t>
        </m:r>
      </m:oMath>
      <w:r>
        <w:tab/>
      </w:r>
      <w:r>
        <w:tab/>
        <w:t>Ergebnis der Exponentialfunktion</w:t>
      </w:r>
    </w:p>
    <w:p w14:paraId="75E7094A" w14:textId="38C2227E" w:rsidR="00C65779" w:rsidRDefault="00C65779" w:rsidP="00C65779">
      <m:oMath>
        <m:r>
          <w:rPr>
            <w:rFonts w:ascii="Cambria Math" w:hAnsi="Cambria Math"/>
          </w:rPr>
          <m:t>λ</m:t>
        </m:r>
      </m:oMath>
      <w:r>
        <w:tab/>
      </w:r>
      <w:r>
        <w:tab/>
        <w:t>lambda</w:t>
      </w:r>
    </w:p>
    <w:p w14:paraId="3B5C4874" w14:textId="0AB20B20" w:rsidR="00C65779" w:rsidRDefault="00C65779" w:rsidP="00C65779">
      <m:oMath>
        <m:r>
          <w:rPr>
            <w:rFonts w:ascii="Cambria Math" w:hAnsi="Cambria Math"/>
          </w:rPr>
          <m:t>∆t</m:t>
        </m:r>
      </m:oMath>
      <w:r>
        <w:t xml:space="preserve"> </w:t>
      </w:r>
      <w:r>
        <w:tab/>
        <w:t>Anzahl Jahre der Verzögerung (von 0 bis 2)</w:t>
      </w:r>
    </w:p>
    <w:p w14:paraId="5E546B9F" w14:textId="77777777" w:rsidR="00C65779" w:rsidRDefault="00C65779" w:rsidP="00C65779"/>
    <w:p w14:paraId="5A9A53A1" w14:textId="5CE73484" w:rsidR="007B6717" w:rsidRDefault="00C65779" w:rsidP="00C65779">
      <w:r>
        <w:t xml:space="preserve">Die </w:t>
      </w:r>
      <m:oMath>
        <m:r>
          <w:rPr>
            <w:rFonts w:ascii="Cambria Math" w:hAnsi="Cambria Math"/>
          </w:rPr>
          <m:t>y</m:t>
        </m:r>
      </m:oMath>
      <w:r>
        <w:t>-Werte werden anschliessend so normiert, dass ihre Summe hundert Prozent ergibt.</w:t>
      </w:r>
    </w:p>
    <w:p w14:paraId="6D873CE7" w14:textId="183D8574" w:rsidR="00C65779" w:rsidRDefault="00C65779">
      <w:pPr>
        <w:spacing w:line="240" w:lineRule="auto"/>
        <w:ind w:left="0"/>
      </w:pPr>
      <w:r>
        <w:br w:type="page"/>
      </w:r>
    </w:p>
    <w:p w14:paraId="0B35735C" w14:textId="759AAD29" w:rsidR="007B6717" w:rsidRDefault="00EF3B38" w:rsidP="007B6717">
      <w:r>
        <w:rPr>
          <w:noProof/>
          <w:lang w:eastAsia="de-CH"/>
        </w:rPr>
        <w:lastRenderedPageBreak/>
        <w:drawing>
          <wp:anchor distT="0" distB="0" distL="114300" distR="114300" simplePos="0" relativeHeight="251712512" behindDoc="0" locked="0" layoutInCell="1" allowOverlap="1" wp14:anchorId="26E876A1" wp14:editId="2437B340">
            <wp:simplePos x="0" y="0"/>
            <wp:positionH relativeFrom="margin">
              <wp:align>right</wp:align>
            </wp:positionH>
            <wp:positionV relativeFrom="paragraph">
              <wp:posOffset>263</wp:posOffset>
            </wp:positionV>
            <wp:extent cx="3996000" cy="1982758"/>
            <wp:effectExtent l="0" t="0" r="5080" b="0"/>
            <wp:wrapSquare wrapText="bothSides"/>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96000" cy="1982758"/>
                    </a:xfrm>
                    <a:prstGeom prst="rect">
                      <a:avLst/>
                    </a:prstGeom>
                    <a:noFill/>
                  </pic:spPr>
                </pic:pic>
              </a:graphicData>
            </a:graphic>
            <wp14:sizeRelH relativeFrom="page">
              <wp14:pctWidth>0</wp14:pctWidth>
            </wp14:sizeRelH>
            <wp14:sizeRelV relativeFrom="page">
              <wp14:pctHeight>0</wp14:pctHeight>
            </wp14:sizeRelV>
          </wp:anchor>
        </w:drawing>
      </w:r>
      <w:r w:rsidRPr="00EF3B38">
        <w:t>G_3.7.1: Verzögerung der Bauprojekte</w:t>
      </w:r>
    </w:p>
    <w:p w14:paraId="78384C98" w14:textId="77777777" w:rsidR="007B6717" w:rsidRDefault="007B6717" w:rsidP="007B6717"/>
    <w:p w14:paraId="22DF6BF7" w14:textId="6CE250F4" w:rsidR="007B6717" w:rsidRDefault="00EF3B38" w:rsidP="00EF3B38">
      <w:r>
        <w:t xml:space="preserve">Es wird jedoch angenommen, dass die Verzögerungen zu Beginn der Bevölkerungsszenarien-Periode relativ gering sind (d.h. Projekte mit geringer Unsicherheit), später jedoch zunehmen. Daher wird nicht ein über die gesamte Zeitperiode konstanter </w:t>
      </w:r>
      <m:oMath>
        <m:r>
          <w:rPr>
            <w:rFonts w:ascii="Cambria Math" w:hAnsi="Cambria Math"/>
          </w:rPr>
          <m:t>λ</m:t>
        </m:r>
      </m:oMath>
      <w:r>
        <w:t xml:space="preserve">-Wert verwendet. Im Modell werden sowohl der </w:t>
      </w:r>
      <m:oMath>
        <m:r>
          <w:rPr>
            <w:rFonts w:ascii="Cambria Math" w:hAnsi="Cambria Math"/>
          </w:rPr>
          <m:t>λ</m:t>
        </m:r>
      </m:oMath>
      <w:r w:rsidR="001D2391">
        <w:t>­</w:t>
      </w:r>
      <w:r>
        <w:t xml:space="preserve">Wert zu </w:t>
      </w:r>
      <w:r w:rsidRPr="0002164B">
        <w:t>Beginn</w:t>
      </w:r>
      <w:r>
        <w:t xml:space="preserve"> (Parameter </w:t>
      </w:r>
      <w:proofErr w:type="spellStart"/>
      <w:r w:rsidRPr="00EF3B38">
        <w:rPr>
          <w:i/>
        </w:rPr>
        <w:t>map.lambda.beginn</w:t>
      </w:r>
      <w:proofErr w:type="spellEnd"/>
      <w:r>
        <w:t xml:space="preserve">) als auch am </w:t>
      </w:r>
      <w:r w:rsidRPr="0002164B">
        <w:t>Ende</w:t>
      </w:r>
      <w:r>
        <w:t xml:space="preserve"> (Parameter </w:t>
      </w:r>
      <w:proofErr w:type="spellStart"/>
      <w:r w:rsidRPr="00EF3B38">
        <w:rPr>
          <w:i/>
        </w:rPr>
        <w:t>map.lambda.ende</w:t>
      </w:r>
      <w:proofErr w:type="spellEnd"/>
      <w:r>
        <w:t xml:space="preserve">) der Periode mit bekannten Bauprojekten gewählt. Dazwischen werden die </w:t>
      </w:r>
      <m:oMath>
        <m:r>
          <w:rPr>
            <w:rFonts w:ascii="Cambria Math" w:hAnsi="Cambria Math"/>
          </w:rPr>
          <m:t>λ</m:t>
        </m:r>
      </m:oMath>
      <w:r>
        <w:t xml:space="preserve">-Werte linear interpoliert. Diese lineare Interpolation bewirkt, dass die </w:t>
      </w:r>
      <w:r w:rsidR="0006579A">
        <w:t>Verzögerungen</w:t>
      </w:r>
      <w:r>
        <w:t xml:space="preserve"> in den ersten Jahren gering sind und später zunehmen.</w:t>
      </w:r>
    </w:p>
    <w:p w14:paraId="46DA8830" w14:textId="522FE8EC" w:rsidR="00A47BAA" w:rsidRDefault="00EF3B38" w:rsidP="00E564D9">
      <w:r>
        <w:rPr>
          <w:noProof/>
          <w:lang w:eastAsia="de-CH"/>
        </w:rPr>
        <w:drawing>
          <wp:anchor distT="0" distB="0" distL="114300" distR="114300" simplePos="0" relativeHeight="251713536" behindDoc="0" locked="0" layoutInCell="1" allowOverlap="1" wp14:anchorId="2100DEFD" wp14:editId="25C7C029">
            <wp:simplePos x="0" y="0"/>
            <wp:positionH relativeFrom="margin">
              <wp:align>right</wp:align>
            </wp:positionH>
            <wp:positionV relativeFrom="paragraph">
              <wp:posOffset>203200</wp:posOffset>
            </wp:positionV>
            <wp:extent cx="3996000" cy="1870678"/>
            <wp:effectExtent l="0" t="0" r="5080" b="0"/>
            <wp:wrapSquare wrapText="bothSides"/>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96000" cy="1870678"/>
                    </a:xfrm>
                    <a:prstGeom prst="rect">
                      <a:avLst/>
                    </a:prstGeom>
                    <a:noFill/>
                  </pic:spPr>
                </pic:pic>
              </a:graphicData>
            </a:graphic>
            <wp14:sizeRelH relativeFrom="page">
              <wp14:pctWidth>0</wp14:pctWidth>
            </wp14:sizeRelH>
            <wp14:sizeRelV relativeFrom="page">
              <wp14:pctHeight>0</wp14:pctHeight>
            </wp14:sizeRelV>
          </wp:anchor>
        </w:drawing>
      </w:r>
    </w:p>
    <w:p w14:paraId="015E6BB1" w14:textId="49B19239" w:rsidR="00A47BAA" w:rsidRDefault="00EF3B38" w:rsidP="00E564D9">
      <w:r w:rsidRPr="00EF3B38">
        <w:t xml:space="preserve">G_3.7.2: Veränderung des </w:t>
      </w:r>
      <m:oMath>
        <m:r>
          <w:rPr>
            <w:rFonts w:ascii="Cambria Math" w:hAnsi="Cambria Math"/>
          </w:rPr>
          <m:t>λ</m:t>
        </m:r>
      </m:oMath>
      <w:r w:rsidRPr="00EF3B38">
        <w:t>-Wertes über die Zeit</w:t>
      </w:r>
    </w:p>
    <w:p w14:paraId="1E560D9D" w14:textId="75BFD143" w:rsidR="00EF3B38" w:rsidRDefault="00EF3B38">
      <w:pPr>
        <w:spacing w:line="240" w:lineRule="auto"/>
        <w:ind w:left="0"/>
      </w:pPr>
      <w:r>
        <w:br w:type="page"/>
      </w:r>
    </w:p>
    <w:p w14:paraId="5ACBE9C1" w14:textId="0E49B3C9" w:rsidR="00A47BAA" w:rsidRDefault="00EF3B38" w:rsidP="00EF3B38">
      <w:pPr>
        <w:pStyle w:val="berschrift2"/>
      </w:pPr>
      <w:bookmarkStart w:id="16" w:name="_Toc100062462"/>
      <w:r w:rsidRPr="00EF3B38">
        <w:lastRenderedPageBreak/>
        <w:t>Wohnflächenkonsum und Belegungsquote</w:t>
      </w:r>
      <w:bookmarkEnd w:id="16"/>
    </w:p>
    <w:p w14:paraId="66550F3C" w14:textId="3CEE6970" w:rsidR="00A47BAA" w:rsidRDefault="00EF3B38" w:rsidP="00E564D9">
      <w:r w:rsidRPr="00EF3B38">
        <w:t xml:space="preserve">Falls in einem Quartier </w:t>
      </w:r>
      <w:r w:rsidR="006F17F4">
        <w:t>für die</w:t>
      </w:r>
      <w:r w:rsidRPr="00EF3B38">
        <w:t xml:space="preserve"> Eigentumsart «gemeinnützig»</w:t>
      </w:r>
      <w:r w:rsidR="006F17F4">
        <w:t xml:space="preserve"> </w:t>
      </w:r>
      <w:r w:rsidRPr="00EF3B38">
        <w:rPr>
          <w:b/>
        </w:rPr>
        <w:t>nur wenige oder gar keine Wohnungen</w:t>
      </w:r>
      <w:r w:rsidRPr="00EF3B38">
        <w:t xml:space="preserve"> vorhanden sind (Grenze durch Parameter </w:t>
      </w:r>
      <w:proofErr w:type="spellStart"/>
      <w:proofErr w:type="gramStart"/>
      <w:r w:rsidRPr="00EF3B38">
        <w:rPr>
          <w:i/>
        </w:rPr>
        <w:t>wf.anzwohn</w:t>
      </w:r>
      <w:proofErr w:type="spellEnd"/>
      <w:proofErr w:type="gramEnd"/>
      <w:r w:rsidR="006F17F4">
        <w:t xml:space="preserve"> definiert)</w:t>
      </w:r>
      <w:r w:rsidR="001B639B">
        <w:t xml:space="preserve"> und sich die Trends des </w:t>
      </w:r>
      <w:r w:rsidR="006F17F4">
        <w:rPr>
          <w:b/>
        </w:rPr>
        <w:t>Wohnflächenkonsums pro Person</w:t>
      </w:r>
      <w:r w:rsidR="001B639B">
        <w:t xml:space="preserve"> nicht stabil schätzen lassen (Liste dieser Quartiere </w:t>
      </w:r>
      <w:r w:rsidR="006F17F4">
        <w:t xml:space="preserve">wird </w:t>
      </w:r>
      <w:r w:rsidR="00DC4455">
        <w:t>durch</w:t>
      </w:r>
      <w:r w:rsidR="001B639B">
        <w:t xml:space="preserve"> </w:t>
      </w:r>
      <w:r w:rsidR="006F17F4">
        <w:t xml:space="preserve">die </w:t>
      </w:r>
      <w:r w:rsidR="001B639B">
        <w:t>Parameter</w:t>
      </w:r>
      <w:r w:rsidR="00B73C9E">
        <w:t xml:space="preserve"> </w:t>
      </w:r>
      <w:r w:rsidR="001B639B" w:rsidRPr="00926426">
        <w:rPr>
          <w:i/>
        </w:rPr>
        <w:t>wf.stadt.gemeinnuetzig.quart.1</w:t>
      </w:r>
      <w:r w:rsidR="00DC4455">
        <w:rPr>
          <w:i/>
        </w:rPr>
        <w:t> </w:t>
      </w:r>
      <w:r w:rsidR="001B639B">
        <w:rPr>
          <w:i/>
        </w:rPr>
        <w:t>–</w:t>
      </w:r>
      <w:r w:rsidR="00DC4455">
        <w:rPr>
          <w:i/>
        </w:rPr>
        <w:t> </w:t>
      </w:r>
      <w:r w:rsidR="001B639B" w:rsidRPr="00B0548F">
        <w:rPr>
          <w:i/>
        </w:rPr>
        <w:t>wf.stadt.gemeinnuetzig.quart.</w:t>
      </w:r>
      <w:r w:rsidR="00DC4455">
        <w:rPr>
          <w:i/>
        </w:rPr>
        <w:t>8</w:t>
      </w:r>
      <w:r w:rsidR="00B73C9E">
        <w:rPr>
          <w:i/>
        </w:rPr>
        <w:t xml:space="preserve"> </w:t>
      </w:r>
      <w:r w:rsidR="001B639B">
        <w:t>definiert)</w:t>
      </w:r>
      <w:r w:rsidR="00055F6F">
        <w:t>, werden für diese</w:t>
      </w:r>
      <w:r w:rsidRPr="00EF3B38">
        <w:t xml:space="preserve"> Quartier</w:t>
      </w:r>
      <w:r w:rsidR="00055F6F">
        <w:t>e</w:t>
      </w:r>
      <w:r w:rsidRPr="00EF3B38">
        <w:t xml:space="preserve"> in den Szenarien die </w:t>
      </w:r>
      <w:r w:rsidRPr="00EF3B38">
        <w:rPr>
          <w:b/>
        </w:rPr>
        <w:t xml:space="preserve">städtischen </w:t>
      </w:r>
      <w:r w:rsidR="00D81188">
        <w:rPr>
          <w:b/>
        </w:rPr>
        <w:t>W</w:t>
      </w:r>
      <w:r w:rsidRPr="00EF3B38">
        <w:rPr>
          <w:b/>
        </w:rPr>
        <w:t xml:space="preserve">erte </w:t>
      </w:r>
      <w:r w:rsidR="006F17F4">
        <w:rPr>
          <w:b/>
        </w:rPr>
        <w:t>de</w:t>
      </w:r>
      <w:r w:rsidR="00D81188">
        <w:rPr>
          <w:b/>
        </w:rPr>
        <w:t>s</w:t>
      </w:r>
      <w:r w:rsidR="006F17F4">
        <w:rPr>
          <w:b/>
        </w:rPr>
        <w:t xml:space="preserve"> Wohnflächenkonsums </w:t>
      </w:r>
      <w:r w:rsidRPr="00EF3B38">
        <w:rPr>
          <w:b/>
        </w:rPr>
        <w:t>pro Eigentumsart</w:t>
      </w:r>
      <w:r w:rsidRPr="00EF3B38">
        <w:t xml:space="preserve"> verwendet. Für Quartiere mit genügend grosser Anzahl Wohnungen </w:t>
      </w:r>
      <w:r w:rsidR="001B639B">
        <w:t xml:space="preserve">oder </w:t>
      </w:r>
      <w:r w:rsidR="006F17F4">
        <w:t xml:space="preserve">mit </w:t>
      </w:r>
      <w:r w:rsidR="001B639B">
        <w:t xml:space="preserve">kleiner Anzahl </w:t>
      </w:r>
      <w:r w:rsidR="006F17F4">
        <w:t xml:space="preserve">Wohnungen </w:t>
      </w:r>
      <w:r w:rsidR="00055F6F">
        <w:t>aber</w:t>
      </w:r>
      <w:r w:rsidR="001B639B">
        <w:t xml:space="preserve"> stabil schätzbarem Trend </w:t>
      </w:r>
      <w:r w:rsidR="00EF1E99">
        <w:t>– und auch für die gesamte Stadt –</w:t>
      </w:r>
      <w:r w:rsidRPr="00EF3B38">
        <w:t xml:space="preserve"> werden Mittelwert und Trend der </w:t>
      </w:r>
      <w:r w:rsidRPr="006F17F4">
        <w:t>Wohnfläche</w:t>
      </w:r>
      <w:r w:rsidR="006F17F4" w:rsidRPr="006F17F4">
        <w:t xml:space="preserve"> pro Person</w:t>
      </w:r>
      <w:r w:rsidRPr="00EF3B38">
        <w:t xml:space="preserve"> ermittelt. Analog zu anderen Prozessen gibt der Parameter </w:t>
      </w:r>
      <w:proofErr w:type="spellStart"/>
      <w:proofErr w:type="gramStart"/>
      <w:r w:rsidRPr="00EF3B38">
        <w:rPr>
          <w:i/>
        </w:rPr>
        <w:t>wf.anteil</w:t>
      </w:r>
      <w:proofErr w:type="gramEnd"/>
      <w:r w:rsidRPr="00EF3B38">
        <w:rPr>
          <w:i/>
        </w:rPr>
        <w:t>.trend</w:t>
      </w:r>
      <w:proofErr w:type="spellEnd"/>
      <w:r w:rsidRPr="00EF3B38">
        <w:t xml:space="preserve"> vor, wieviel Trend in die Szenarien übernommen wird. Der zukünftige Wohnflächenverbrauch bewegt sich in einer gewissen Bandbreite (Parameter </w:t>
      </w:r>
      <w:proofErr w:type="spellStart"/>
      <w:proofErr w:type="gramStart"/>
      <w:r w:rsidRPr="00EF3B38">
        <w:rPr>
          <w:i/>
        </w:rPr>
        <w:t>wf.grenze</w:t>
      </w:r>
      <w:proofErr w:type="gramEnd"/>
      <w:r w:rsidRPr="00EF3B38">
        <w:rPr>
          <w:i/>
        </w:rPr>
        <w:t>.prozent</w:t>
      </w:r>
      <w:proofErr w:type="spellEnd"/>
      <w:r w:rsidRPr="00EF3B38">
        <w:t xml:space="preserve">). Damit dadurch keine Knickstelle entsteht, wird der Verlauf über die Kalenderjahre gefiltert (Parameter </w:t>
      </w:r>
      <w:proofErr w:type="spellStart"/>
      <w:proofErr w:type="gramStart"/>
      <w:r w:rsidRPr="00EF3B38">
        <w:rPr>
          <w:i/>
        </w:rPr>
        <w:t>wf.window</w:t>
      </w:r>
      <w:proofErr w:type="gramEnd"/>
      <w:r w:rsidRPr="00EF3B38">
        <w:rPr>
          <w:i/>
        </w:rPr>
        <w:t>.szen</w:t>
      </w:r>
      <w:proofErr w:type="spellEnd"/>
      <w:r w:rsidRPr="00EF3B38">
        <w:t>).</w:t>
      </w:r>
    </w:p>
    <w:p w14:paraId="683655E9" w14:textId="3161F428" w:rsidR="00A47BAA" w:rsidRDefault="00EF3B38" w:rsidP="00E564D9">
      <w:r>
        <w:rPr>
          <w:noProof/>
          <w:lang w:eastAsia="de-CH"/>
        </w:rPr>
        <w:drawing>
          <wp:anchor distT="0" distB="0" distL="114300" distR="114300" simplePos="0" relativeHeight="251714560" behindDoc="0" locked="0" layoutInCell="1" allowOverlap="1" wp14:anchorId="45D6A65C" wp14:editId="5D4465E3">
            <wp:simplePos x="0" y="0"/>
            <wp:positionH relativeFrom="margin">
              <wp:align>right</wp:align>
            </wp:positionH>
            <wp:positionV relativeFrom="paragraph">
              <wp:posOffset>216283</wp:posOffset>
            </wp:positionV>
            <wp:extent cx="3996000" cy="1956317"/>
            <wp:effectExtent l="0" t="0" r="5080" b="6350"/>
            <wp:wrapSquare wrapText="bothSides"/>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96000" cy="1956317"/>
                    </a:xfrm>
                    <a:prstGeom prst="rect">
                      <a:avLst/>
                    </a:prstGeom>
                    <a:noFill/>
                  </pic:spPr>
                </pic:pic>
              </a:graphicData>
            </a:graphic>
            <wp14:sizeRelH relativeFrom="page">
              <wp14:pctWidth>0</wp14:pctWidth>
            </wp14:sizeRelH>
            <wp14:sizeRelV relativeFrom="page">
              <wp14:pctHeight>0</wp14:pctHeight>
            </wp14:sizeRelV>
          </wp:anchor>
        </w:drawing>
      </w:r>
    </w:p>
    <w:p w14:paraId="078ABD64" w14:textId="6B1998C6" w:rsidR="00A47BAA" w:rsidRDefault="00EF3B38" w:rsidP="00E564D9">
      <w:r w:rsidRPr="00EF3B38">
        <w:t>G_3.8.1: Zeitliche Entwicklung des Wohnflächenverbrauchs: Trend und Mittel</w:t>
      </w:r>
    </w:p>
    <w:p w14:paraId="70904E76" w14:textId="1904ACD3" w:rsidR="00A47BAA" w:rsidRDefault="00EF3B38" w:rsidP="00926426">
      <w:pPr>
        <w:pageBreakBefore/>
      </w:pPr>
      <w:r>
        <w:rPr>
          <w:noProof/>
          <w:lang w:eastAsia="de-CH"/>
        </w:rPr>
        <w:lastRenderedPageBreak/>
        <w:drawing>
          <wp:anchor distT="0" distB="0" distL="114300" distR="114300" simplePos="0" relativeHeight="251715584" behindDoc="0" locked="0" layoutInCell="1" allowOverlap="1" wp14:anchorId="64581EEC" wp14:editId="1B48B2EE">
            <wp:simplePos x="0" y="0"/>
            <wp:positionH relativeFrom="margin">
              <wp:align>right</wp:align>
            </wp:positionH>
            <wp:positionV relativeFrom="paragraph">
              <wp:posOffset>209370</wp:posOffset>
            </wp:positionV>
            <wp:extent cx="3996000" cy="2131986"/>
            <wp:effectExtent l="0" t="0" r="5080" b="1905"/>
            <wp:wrapSquare wrapText="bothSides"/>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96000" cy="2131986"/>
                    </a:xfrm>
                    <a:prstGeom prst="rect">
                      <a:avLst/>
                    </a:prstGeom>
                    <a:noFill/>
                  </pic:spPr>
                </pic:pic>
              </a:graphicData>
            </a:graphic>
            <wp14:sizeRelH relativeFrom="page">
              <wp14:pctWidth>0</wp14:pctWidth>
            </wp14:sizeRelH>
            <wp14:sizeRelV relativeFrom="page">
              <wp14:pctHeight>0</wp14:pctHeight>
            </wp14:sizeRelV>
          </wp:anchor>
        </w:drawing>
      </w:r>
    </w:p>
    <w:p w14:paraId="6B1EFA5A" w14:textId="17B56BB0" w:rsidR="00A47BAA" w:rsidRDefault="00EF3B38" w:rsidP="00E564D9">
      <w:r w:rsidRPr="00EF3B38">
        <w:t>G_3.8.2: Zeitliche Entwicklung des Wohnflächenverbrauchs: Knickpunkt vermeiden</w:t>
      </w:r>
    </w:p>
    <w:p w14:paraId="1E7747B5" w14:textId="732B6D29" w:rsidR="003D10AA" w:rsidRDefault="003D10AA">
      <w:pPr>
        <w:spacing w:line="240" w:lineRule="auto"/>
        <w:ind w:left="0"/>
      </w:pPr>
    </w:p>
    <w:p w14:paraId="6DD99D2D" w14:textId="77777777" w:rsidR="003D10AA" w:rsidRDefault="003D10AA" w:rsidP="003D10AA">
      <w:pPr>
        <w:pStyle w:val="Randnotiz"/>
        <w:framePr w:wrap="around"/>
      </w:pPr>
      <w:r>
        <w:t>Belegungsquote</w:t>
      </w:r>
    </w:p>
    <w:p w14:paraId="506FCA79" w14:textId="1BFA82CD" w:rsidR="003D10AA" w:rsidRDefault="003D10AA" w:rsidP="003D10AA">
      <w:r>
        <w:t>Bei der Berechnung der Belegungsquote wird analog zum Wohnflächenverbrauch vorgegangen. Dabei kommen die folgenden Parameter zur Anwendung:</w:t>
      </w:r>
    </w:p>
    <w:p w14:paraId="6BB75900" w14:textId="0D90DB39" w:rsidR="003D10AA" w:rsidRDefault="003D10AA" w:rsidP="003D10AA">
      <w:pPr>
        <w:pStyle w:val="AufzhlungStrich"/>
      </w:pPr>
      <w:proofErr w:type="spellStart"/>
      <w:proofErr w:type="gramStart"/>
      <w:r w:rsidRPr="003D10AA">
        <w:rPr>
          <w:i/>
        </w:rPr>
        <w:t>bq.anzwohn</w:t>
      </w:r>
      <w:proofErr w:type="spellEnd"/>
      <w:proofErr w:type="gramEnd"/>
      <w:r>
        <w:t>: Gibt es pro Quartier und Eigentumsart genügend Wohnungen um für die Belegungsquote Quartierzahlen zu verwenden?</w:t>
      </w:r>
    </w:p>
    <w:p w14:paraId="0936D6C7" w14:textId="155BAF74" w:rsidR="00B73C9E" w:rsidRPr="00B73C9E" w:rsidRDefault="00B73C9E" w:rsidP="00B73C9E">
      <w:pPr>
        <w:pStyle w:val="AufzhlungStrich"/>
      </w:pPr>
      <w:proofErr w:type="gramStart"/>
      <w:r w:rsidRPr="00926426">
        <w:rPr>
          <w:i/>
        </w:rPr>
        <w:t>bq.stadt</w:t>
      </w:r>
      <w:proofErr w:type="gramEnd"/>
      <w:r w:rsidRPr="00926426">
        <w:rPr>
          <w:i/>
        </w:rPr>
        <w:t>.gemeinnuetzig.quart.1</w:t>
      </w:r>
      <w:r w:rsidRPr="00B73C9E">
        <w:t xml:space="preserve"> – </w:t>
      </w:r>
      <w:r w:rsidRPr="00926426">
        <w:rPr>
          <w:i/>
        </w:rPr>
        <w:t>bq.stadt.gemeinnuetzig.quart.8</w:t>
      </w:r>
      <w:r>
        <w:t xml:space="preserve">: Liste der Quartiere, für die </w:t>
      </w:r>
      <w:r w:rsidR="00EF1E99">
        <w:t xml:space="preserve">für die «gemeinnützigen» Wohnungen die </w:t>
      </w:r>
      <w:r>
        <w:t>gesamtstädtische</w:t>
      </w:r>
      <w:r w:rsidR="00772D93">
        <w:t>n</w:t>
      </w:r>
      <w:r>
        <w:t xml:space="preserve"> Werte verwendet werden.</w:t>
      </w:r>
    </w:p>
    <w:p w14:paraId="73DE350E" w14:textId="01B450CC" w:rsidR="003D10AA" w:rsidRDefault="003D10AA" w:rsidP="003D10AA">
      <w:pPr>
        <w:pStyle w:val="AufzhlungStrich"/>
      </w:pPr>
      <w:proofErr w:type="spellStart"/>
      <w:proofErr w:type="gramStart"/>
      <w:r w:rsidRPr="003D10AA">
        <w:rPr>
          <w:i/>
        </w:rPr>
        <w:t>bq.anteil</w:t>
      </w:r>
      <w:proofErr w:type="gramEnd"/>
      <w:r w:rsidRPr="003D10AA">
        <w:rPr>
          <w:i/>
        </w:rPr>
        <w:t>.trend</w:t>
      </w:r>
      <w:proofErr w:type="spellEnd"/>
      <w:r>
        <w:t xml:space="preserve">: Anteil Trend in den </w:t>
      </w:r>
      <w:proofErr w:type="spellStart"/>
      <w:r>
        <w:t>Szenarienjahren</w:t>
      </w:r>
      <w:proofErr w:type="spellEnd"/>
      <w:r w:rsidR="00681D1C">
        <w:t>.</w:t>
      </w:r>
    </w:p>
    <w:p w14:paraId="2EA65532" w14:textId="6717981F" w:rsidR="003D10AA" w:rsidRDefault="003D10AA" w:rsidP="003D10AA">
      <w:pPr>
        <w:pStyle w:val="AufzhlungStrich"/>
      </w:pPr>
      <w:proofErr w:type="spellStart"/>
      <w:proofErr w:type="gramStart"/>
      <w:r w:rsidRPr="003D10AA">
        <w:rPr>
          <w:i/>
        </w:rPr>
        <w:t>bq.grenze</w:t>
      </w:r>
      <w:proofErr w:type="gramEnd"/>
      <w:r w:rsidRPr="003D10AA">
        <w:rPr>
          <w:i/>
        </w:rPr>
        <w:t>.prozent</w:t>
      </w:r>
      <w:proofErr w:type="spellEnd"/>
      <w:r>
        <w:t xml:space="preserve">: Bandbreite der Belegungsquote der </w:t>
      </w:r>
      <w:proofErr w:type="spellStart"/>
      <w:r>
        <w:t>Szenarienjahre</w:t>
      </w:r>
      <w:proofErr w:type="spellEnd"/>
      <w:r>
        <w:t>.</w:t>
      </w:r>
    </w:p>
    <w:p w14:paraId="1445E4AE" w14:textId="5678C2FF" w:rsidR="00A47BAA" w:rsidRDefault="003D10AA" w:rsidP="003D10AA">
      <w:pPr>
        <w:pStyle w:val="AufzhlungStrich"/>
      </w:pPr>
      <w:proofErr w:type="spellStart"/>
      <w:proofErr w:type="gramStart"/>
      <w:r w:rsidRPr="003D10AA">
        <w:rPr>
          <w:i/>
        </w:rPr>
        <w:t>bg.window</w:t>
      </w:r>
      <w:proofErr w:type="gramEnd"/>
      <w:r w:rsidRPr="003D10AA">
        <w:rPr>
          <w:i/>
        </w:rPr>
        <w:t>.szen</w:t>
      </w:r>
      <w:proofErr w:type="spellEnd"/>
      <w:r>
        <w:t xml:space="preserve">: Filter um eventuelle Knickstelle der Belegungsquote in den </w:t>
      </w:r>
      <w:proofErr w:type="spellStart"/>
      <w:r>
        <w:t>Szenarienjahren</w:t>
      </w:r>
      <w:proofErr w:type="spellEnd"/>
      <w:r>
        <w:t xml:space="preserve"> zu glätten.</w:t>
      </w:r>
    </w:p>
    <w:p w14:paraId="6106ABB7" w14:textId="0DEC8A93" w:rsidR="00A47BAA" w:rsidRDefault="003D10AA" w:rsidP="00E564D9">
      <w:r>
        <w:rPr>
          <w:noProof/>
          <w:lang w:eastAsia="de-CH"/>
        </w:rPr>
        <w:drawing>
          <wp:anchor distT="0" distB="0" distL="114300" distR="114300" simplePos="0" relativeHeight="251716608" behindDoc="0" locked="0" layoutInCell="1" allowOverlap="1" wp14:anchorId="1706B0FD" wp14:editId="27FC3324">
            <wp:simplePos x="0" y="0"/>
            <wp:positionH relativeFrom="margin">
              <wp:align>right</wp:align>
            </wp:positionH>
            <wp:positionV relativeFrom="paragraph">
              <wp:posOffset>219459</wp:posOffset>
            </wp:positionV>
            <wp:extent cx="3996000" cy="1959345"/>
            <wp:effectExtent l="0" t="0" r="5080" b="3175"/>
            <wp:wrapSquare wrapText="bothSides"/>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96000" cy="1959345"/>
                    </a:xfrm>
                    <a:prstGeom prst="rect">
                      <a:avLst/>
                    </a:prstGeom>
                    <a:noFill/>
                  </pic:spPr>
                </pic:pic>
              </a:graphicData>
            </a:graphic>
            <wp14:sizeRelH relativeFrom="page">
              <wp14:pctWidth>0</wp14:pctWidth>
            </wp14:sizeRelH>
            <wp14:sizeRelV relativeFrom="page">
              <wp14:pctHeight>0</wp14:pctHeight>
            </wp14:sizeRelV>
          </wp:anchor>
        </w:drawing>
      </w:r>
    </w:p>
    <w:p w14:paraId="57F677D3" w14:textId="4AE8AF03" w:rsidR="00A47BAA" w:rsidRDefault="003D10AA" w:rsidP="00E564D9">
      <w:r w:rsidRPr="003D10AA">
        <w:t>G_3.8.3: Zeitliche Entwicklung der Belegungsquote: Trend und Mittel</w:t>
      </w:r>
    </w:p>
    <w:p w14:paraId="255FCC85" w14:textId="707606BA" w:rsidR="00A47BAA" w:rsidRDefault="003D10AA" w:rsidP="00E564D9">
      <w:r>
        <w:rPr>
          <w:noProof/>
          <w:lang w:eastAsia="de-CH"/>
        </w:rPr>
        <w:lastRenderedPageBreak/>
        <w:drawing>
          <wp:anchor distT="0" distB="0" distL="114300" distR="114300" simplePos="0" relativeHeight="251717632" behindDoc="0" locked="0" layoutInCell="1" allowOverlap="1" wp14:anchorId="795E69C9" wp14:editId="3D78490E">
            <wp:simplePos x="0" y="0"/>
            <wp:positionH relativeFrom="margin">
              <wp:align>right</wp:align>
            </wp:positionH>
            <wp:positionV relativeFrom="paragraph">
              <wp:posOffset>235249</wp:posOffset>
            </wp:positionV>
            <wp:extent cx="3996000" cy="2128606"/>
            <wp:effectExtent l="0" t="0" r="5080" b="5080"/>
            <wp:wrapSquare wrapText="bothSides"/>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96000" cy="2128606"/>
                    </a:xfrm>
                    <a:prstGeom prst="rect">
                      <a:avLst/>
                    </a:prstGeom>
                    <a:noFill/>
                  </pic:spPr>
                </pic:pic>
              </a:graphicData>
            </a:graphic>
            <wp14:sizeRelH relativeFrom="page">
              <wp14:pctWidth>0</wp14:pctWidth>
            </wp14:sizeRelH>
            <wp14:sizeRelV relativeFrom="page">
              <wp14:pctHeight>0</wp14:pctHeight>
            </wp14:sizeRelV>
          </wp:anchor>
        </w:drawing>
      </w:r>
    </w:p>
    <w:p w14:paraId="6735CF40" w14:textId="629C9946" w:rsidR="003D10AA" w:rsidRDefault="003D10AA" w:rsidP="00E564D9">
      <w:r w:rsidRPr="003D10AA">
        <w:t>G_3.8.4: Zeitliche Entwicklung der Belegungsquote: Knickpunkt vermeiden</w:t>
      </w:r>
    </w:p>
    <w:p w14:paraId="2CB10885" w14:textId="4624BF40" w:rsidR="003D10AA" w:rsidRDefault="003D10AA">
      <w:pPr>
        <w:spacing w:line="240" w:lineRule="auto"/>
        <w:ind w:left="0"/>
      </w:pPr>
    </w:p>
    <w:p w14:paraId="607E56B9" w14:textId="77777777" w:rsidR="003D10AA" w:rsidRDefault="003D10AA" w:rsidP="003D10AA">
      <w:pPr>
        <w:pStyle w:val="Randnotiz"/>
        <w:framePr w:wrap="around"/>
      </w:pPr>
      <w:r>
        <w:t>Eigentumsart</w:t>
      </w:r>
    </w:p>
    <w:p w14:paraId="14036DEB" w14:textId="1D5511F9" w:rsidR="00A47BAA" w:rsidRDefault="003D10AA" w:rsidP="003D10AA">
      <w:r>
        <w:t xml:space="preserve">Analog zu anderen Prozessen wird der Anteil der </w:t>
      </w:r>
      <w:r w:rsidR="00CA2E03">
        <w:t>«</w:t>
      </w:r>
      <w:r>
        <w:t>gemeinnützigen</w:t>
      </w:r>
      <w:r w:rsidR="00CA2E03">
        <w:t>»</w:t>
      </w:r>
      <w:r>
        <w:t xml:space="preserve"> Wohnungen an allen Wohnungen mittels Trendanteil (Parameter </w:t>
      </w:r>
      <w:proofErr w:type="spellStart"/>
      <w:proofErr w:type="gramStart"/>
      <w:r w:rsidRPr="003D10AA">
        <w:rPr>
          <w:i/>
        </w:rPr>
        <w:t>ea.anteil</w:t>
      </w:r>
      <w:proofErr w:type="gramEnd"/>
      <w:r w:rsidRPr="003D10AA">
        <w:rPr>
          <w:i/>
        </w:rPr>
        <w:t>.trend</w:t>
      </w:r>
      <w:proofErr w:type="spellEnd"/>
      <w:r>
        <w:t xml:space="preserve">) in die Zukunft projiziert. Der Anteil bewegt sich innerhalb einer gewissen Bandbreite (Parameter </w:t>
      </w:r>
      <w:proofErr w:type="spellStart"/>
      <w:proofErr w:type="gramStart"/>
      <w:r w:rsidRPr="003D10AA">
        <w:rPr>
          <w:i/>
        </w:rPr>
        <w:t>ea.grenze</w:t>
      </w:r>
      <w:proofErr w:type="gramEnd"/>
      <w:r w:rsidRPr="003D10AA">
        <w:rPr>
          <w:i/>
        </w:rPr>
        <w:t>.prozent</w:t>
      </w:r>
      <w:proofErr w:type="spellEnd"/>
      <w:r>
        <w:t xml:space="preserve">). Damit in der Kurve des zeitlichen Verlaufs nicht ein abrupter Knick auftritt, wird ein Filter über Kalenderjahre angewendet (Parameter </w:t>
      </w:r>
      <w:proofErr w:type="spellStart"/>
      <w:proofErr w:type="gramStart"/>
      <w:r w:rsidRPr="003D10AA">
        <w:rPr>
          <w:i/>
        </w:rPr>
        <w:t>ea.window</w:t>
      </w:r>
      <w:proofErr w:type="gramEnd"/>
      <w:r w:rsidRPr="003D10AA">
        <w:rPr>
          <w:i/>
        </w:rPr>
        <w:t>.szen</w:t>
      </w:r>
      <w:proofErr w:type="spellEnd"/>
      <w:r>
        <w:t>).</w:t>
      </w:r>
    </w:p>
    <w:p w14:paraId="165CA84A" w14:textId="1504172E" w:rsidR="00A47BAA" w:rsidRDefault="003D10AA" w:rsidP="00E564D9">
      <w:r>
        <w:rPr>
          <w:noProof/>
          <w:lang w:eastAsia="de-CH"/>
        </w:rPr>
        <w:drawing>
          <wp:anchor distT="0" distB="0" distL="114300" distR="114300" simplePos="0" relativeHeight="251718656" behindDoc="0" locked="0" layoutInCell="1" allowOverlap="1" wp14:anchorId="69A75969" wp14:editId="095A99F3">
            <wp:simplePos x="0" y="0"/>
            <wp:positionH relativeFrom="margin">
              <wp:align>right</wp:align>
            </wp:positionH>
            <wp:positionV relativeFrom="paragraph">
              <wp:posOffset>198695</wp:posOffset>
            </wp:positionV>
            <wp:extent cx="3996000" cy="1915494"/>
            <wp:effectExtent l="0" t="0" r="5080" b="8890"/>
            <wp:wrapSquare wrapText="bothSides"/>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96000" cy="1915494"/>
                    </a:xfrm>
                    <a:prstGeom prst="rect">
                      <a:avLst/>
                    </a:prstGeom>
                    <a:noFill/>
                  </pic:spPr>
                </pic:pic>
              </a:graphicData>
            </a:graphic>
            <wp14:sizeRelH relativeFrom="page">
              <wp14:pctWidth>0</wp14:pctWidth>
            </wp14:sizeRelH>
            <wp14:sizeRelV relativeFrom="page">
              <wp14:pctHeight>0</wp14:pctHeight>
            </wp14:sizeRelV>
          </wp:anchor>
        </w:drawing>
      </w:r>
    </w:p>
    <w:p w14:paraId="7BB0D0C8" w14:textId="3E850445" w:rsidR="00A47BAA" w:rsidRDefault="003D10AA" w:rsidP="00E564D9">
      <w:r>
        <w:rPr>
          <w:noProof/>
          <w:lang w:eastAsia="de-CH"/>
        </w:rPr>
        <w:drawing>
          <wp:anchor distT="0" distB="0" distL="114300" distR="114300" simplePos="0" relativeHeight="251719680" behindDoc="0" locked="0" layoutInCell="1" allowOverlap="1" wp14:anchorId="6600E40B" wp14:editId="2B4B0111">
            <wp:simplePos x="0" y="0"/>
            <wp:positionH relativeFrom="margin">
              <wp:align>right</wp:align>
            </wp:positionH>
            <wp:positionV relativeFrom="paragraph">
              <wp:posOffset>2329779</wp:posOffset>
            </wp:positionV>
            <wp:extent cx="3996000" cy="1718676"/>
            <wp:effectExtent l="0" t="0" r="5080" b="0"/>
            <wp:wrapSquare wrapText="bothSides"/>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96000" cy="1718676"/>
                    </a:xfrm>
                    <a:prstGeom prst="rect">
                      <a:avLst/>
                    </a:prstGeom>
                    <a:noFill/>
                  </pic:spPr>
                </pic:pic>
              </a:graphicData>
            </a:graphic>
            <wp14:sizeRelH relativeFrom="page">
              <wp14:pctWidth>0</wp14:pctWidth>
            </wp14:sizeRelH>
            <wp14:sizeRelV relativeFrom="page">
              <wp14:pctHeight>0</wp14:pctHeight>
            </wp14:sizeRelV>
          </wp:anchor>
        </w:drawing>
      </w:r>
      <w:r w:rsidRPr="003D10AA">
        <w:t>G_3.8.5: Zeitliche Entwicklung der Eigentumsart: Trend und Mittel</w:t>
      </w:r>
    </w:p>
    <w:p w14:paraId="31D4F37B" w14:textId="1EA44E23" w:rsidR="003405ED" w:rsidRDefault="003D10AA" w:rsidP="00926426">
      <w:r w:rsidRPr="003D10AA">
        <w:t>G_3.8.6: Zeitliche Entwicklung der Eigentumsart: Knickpunkt vermeiden</w:t>
      </w:r>
    </w:p>
    <w:p w14:paraId="51D220AC" w14:textId="5B19BE96" w:rsidR="00A47BAA" w:rsidRDefault="003405ED" w:rsidP="003405ED">
      <w:pPr>
        <w:pStyle w:val="berschrift2"/>
      </w:pPr>
      <w:bookmarkStart w:id="17" w:name="_Toc100062463"/>
      <w:r w:rsidRPr="003405ED">
        <w:lastRenderedPageBreak/>
        <w:t>Kapazitäten und Reserven</w:t>
      </w:r>
      <w:bookmarkEnd w:id="17"/>
    </w:p>
    <w:p w14:paraId="6B2F520B" w14:textId="72350D1F" w:rsidR="003405ED" w:rsidRDefault="003405ED" w:rsidP="003405ED">
      <w:r>
        <w:t xml:space="preserve">Das Amt für Städtebau (AfS) der Stadt Zürich berechnet im Rahmen der </w:t>
      </w:r>
      <w:r w:rsidR="00024BAB" w:rsidRPr="00331267">
        <w:t>Kapazitäts- und Reserve</w:t>
      </w:r>
      <w:r w:rsidRPr="00331267">
        <w:t>berechnungen (</w:t>
      </w:r>
      <w:proofErr w:type="spellStart"/>
      <w:r w:rsidRPr="00331267">
        <w:t>KaReB</w:t>
      </w:r>
      <w:proofErr w:type="spellEnd"/>
      <w:r w:rsidRPr="00331267">
        <w:t>)</w:t>
      </w:r>
      <w:r>
        <w:t xml:space="preserve"> </w:t>
      </w:r>
      <w:r w:rsidRPr="00331267">
        <w:rPr>
          <w:b/>
        </w:rPr>
        <w:t xml:space="preserve">Bestand, Kapazität und Reserve der bebauten oder bebaubaren </w:t>
      </w:r>
      <w:r w:rsidR="00ED2AC5">
        <w:rPr>
          <w:b/>
        </w:rPr>
        <w:t>Geschossfläche</w:t>
      </w:r>
      <w:r>
        <w:t xml:space="preserve"> in der Stadt Zürich. Die Auswertungen (insbesondere auch zur Inanspruchnahme der Reserven) sind im Bericht zur BZO-Teilrevision dokumentiert (Stadt Zürich, 2014).</w:t>
      </w:r>
    </w:p>
    <w:p w14:paraId="116B5F31" w14:textId="77777777" w:rsidR="003405ED" w:rsidRDefault="003405ED" w:rsidP="003405ED"/>
    <w:p w14:paraId="518D8302" w14:textId="74D7F2E0" w:rsidR="00A47BAA" w:rsidRDefault="003405ED" w:rsidP="003405ED">
      <w:r>
        <w:t xml:space="preserve">Die </w:t>
      </w:r>
      <w:proofErr w:type="spellStart"/>
      <w:r>
        <w:t>KaReB</w:t>
      </w:r>
      <w:proofErr w:type="spellEnd"/>
      <w:r>
        <w:t>-Flächenberechnungen werden unter anderem für verschiedene Wohnanteile</w:t>
      </w:r>
      <w:r w:rsidR="00D213FA">
        <w:t xml:space="preserve"> </w:t>
      </w:r>
      <w:r>
        <w:t xml:space="preserve">erstellt (minimaler vs. realer </w:t>
      </w:r>
      <w:r w:rsidR="0041507D">
        <w:t xml:space="preserve">bzw. </w:t>
      </w:r>
      <w:r>
        <w:t>maxima</w:t>
      </w:r>
      <w:r w:rsidR="00D12BAF">
        <w:softHyphen/>
      </w:r>
      <w:r>
        <w:t xml:space="preserve">ler </w:t>
      </w:r>
      <w:r w:rsidRPr="00331267">
        <w:rPr>
          <w:b/>
        </w:rPr>
        <w:t>Wohnanteil</w:t>
      </w:r>
      <w:r>
        <w:t xml:space="preserve"> gemäss BZO </w:t>
      </w:r>
      <w:r w:rsidR="00C22479">
        <w:t>2016</w:t>
      </w:r>
      <w:r>
        <w:t>).</w:t>
      </w:r>
      <w:r w:rsidR="009A4A8B">
        <w:t xml:space="preserve"> Weiter werden unterschiedlich </w:t>
      </w:r>
      <w:r w:rsidR="00D213FA">
        <w:t>grosse</w:t>
      </w:r>
      <w:r w:rsidR="009A4A8B">
        <w:t xml:space="preserve"> Ausnutzung durch </w:t>
      </w:r>
      <w:r w:rsidR="009A4A8B" w:rsidRPr="00331267">
        <w:rPr>
          <w:b/>
        </w:rPr>
        <w:t>Arealüberbauungen</w:t>
      </w:r>
      <w:r w:rsidR="009A4A8B">
        <w:t xml:space="preserve"> separat</w:t>
      </w:r>
      <w:r w:rsidR="00D213FA">
        <w:t xml:space="preserve"> berechne</w:t>
      </w:r>
      <w:r w:rsidR="009A4A8B">
        <w:t>t. Die</w:t>
      </w:r>
      <w:r>
        <w:t xml:space="preserve"> Parameter </w:t>
      </w:r>
      <w:proofErr w:type="spellStart"/>
      <w:proofErr w:type="gramStart"/>
      <w:r w:rsidRPr="00D12BAF">
        <w:rPr>
          <w:i/>
        </w:rPr>
        <w:t>ka</w:t>
      </w:r>
      <w:r w:rsidR="00D12BAF" w:rsidRPr="00D12BAF">
        <w:rPr>
          <w:i/>
        </w:rPr>
        <w:t>r</w:t>
      </w:r>
      <w:r w:rsidRPr="00D12BAF">
        <w:rPr>
          <w:i/>
        </w:rPr>
        <w:t>eb.wohnant</w:t>
      </w:r>
      <w:proofErr w:type="spellEnd"/>
      <w:proofErr w:type="gramEnd"/>
      <w:r>
        <w:t xml:space="preserve"> </w:t>
      </w:r>
      <w:r w:rsidR="009A4A8B">
        <w:t xml:space="preserve">und </w:t>
      </w:r>
      <w:proofErr w:type="spellStart"/>
      <w:r w:rsidR="009A4A8B">
        <w:rPr>
          <w:i/>
        </w:rPr>
        <w:t>kareb.</w:t>
      </w:r>
      <w:r w:rsidR="009A4A8B" w:rsidRPr="00E03450">
        <w:rPr>
          <w:i/>
        </w:rPr>
        <w:t>areal</w:t>
      </w:r>
      <w:proofErr w:type="spellEnd"/>
      <w:r w:rsidR="009A4A8B">
        <w:t xml:space="preserve"> </w:t>
      </w:r>
      <w:r w:rsidRPr="009A4A8B">
        <w:t>bestimm</w:t>
      </w:r>
      <w:r w:rsidR="009A4A8B">
        <w:t>en</w:t>
      </w:r>
      <w:r>
        <w:t>, welche Wert</w:t>
      </w:r>
      <w:r w:rsidR="009A4A8B">
        <w:t>e</w:t>
      </w:r>
      <w:r>
        <w:t xml:space="preserve"> resp. welches Mischverhältnis im Modell übernommen </w:t>
      </w:r>
      <w:r w:rsidR="009A4A8B">
        <w:t xml:space="preserve">werden </w:t>
      </w:r>
      <w:r>
        <w:t>(«Regler-Parameter»).</w:t>
      </w:r>
    </w:p>
    <w:p w14:paraId="3CE7CEF3" w14:textId="2199950E" w:rsidR="00A47BAA" w:rsidRDefault="00D12BAF" w:rsidP="00E564D9">
      <w:r>
        <w:rPr>
          <w:noProof/>
          <w:lang w:eastAsia="de-CH"/>
        </w:rPr>
        <w:drawing>
          <wp:anchor distT="0" distB="0" distL="114300" distR="114300" simplePos="0" relativeHeight="251720704" behindDoc="0" locked="0" layoutInCell="1" allowOverlap="1" wp14:anchorId="0226339D" wp14:editId="1601C9B4">
            <wp:simplePos x="0" y="0"/>
            <wp:positionH relativeFrom="margin">
              <wp:align>right</wp:align>
            </wp:positionH>
            <wp:positionV relativeFrom="paragraph">
              <wp:posOffset>236088</wp:posOffset>
            </wp:positionV>
            <wp:extent cx="3996000" cy="2053944"/>
            <wp:effectExtent l="0" t="0" r="5080" b="3810"/>
            <wp:wrapSquare wrapText="bothSides"/>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96000" cy="2053944"/>
                    </a:xfrm>
                    <a:prstGeom prst="rect">
                      <a:avLst/>
                    </a:prstGeom>
                    <a:noFill/>
                  </pic:spPr>
                </pic:pic>
              </a:graphicData>
            </a:graphic>
            <wp14:sizeRelH relativeFrom="page">
              <wp14:pctWidth>0</wp14:pctWidth>
            </wp14:sizeRelH>
            <wp14:sizeRelV relativeFrom="page">
              <wp14:pctHeight>0</wp14:pctHeight>
            </wp14:sizeRelV>
          </wp:anchor>
        </w:drawing>
      </w:r>
    </w:p>
    <w:p w14:paraId="23FB1759" w14:textId="203CD8C6" w:rsidR="00A47BAA" w:rsidRDefault="00D12BAF" w:rsidP="00E564D9">
      <w:r w:rsidRPr="00D12BAF">
        <w:t>G_3.9.1: Wohnanteil</w:t>
      </w:r>
    </w:p>
    <w:p w14:paraId="72BB675A" w14:textId="5954DA1A" w:rsidR="00A47BAA" w:rsidRDefault="00D12BAF" w:rsidP="00E564D9">
      <w:r>
        <w:rPr>
          <w:noProof/>
          <w:lang w:eastAsia="de-CH"/>
        </w:rPr>
        <w:drawing>
          <wp:anchor distT="0" distB="0" distL="114300" distR="114300" simplePos="0" relativeHeight="251721728" behindDoc="0" locked="0" layoutInCell="1" allowOverlap="1" wp14:anchorId="1013AD6A" wp14:editId="0BCBCEAC">
            <wp:simplePos x="0" y="0"/>
            <wp:positionH relativeFrom="margin">
              <wp:align>right</wp:align>
            </wp:positionH>
            <wp:positionV relativeFrom="paragraph">
              <wp:posOffset>253449</wp:posOffset>
            </wp:positionV>
            <wp:extent cx="3996000" cy="2059731"/>
            <wp:effectExtent l="0" t="0" r="5080" b="0"/>
            <wp:wrapSquare wrapText="bothSides"/>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96000" cy="2059731"/>
                    </a:xfrm>
                    <a:prstGeom prst="rect">
                      <a:avLst/>
                    </a:prstGeom>
                    <a:noFill/>
                  </pic:spPr>
                </pic:pic>
              </a:graphicData>
            </a:graphic>
            <wp14:sizeRelH relativeFrom="page">
              <wp14:pctWidth>0</wp14:pctWidth>
            </wp14:sizeRelH>
            <wp14:sizeRelV relativeFrom="page">
              <wp14:pctHeight>0</wp14:pctHeight>
            </wp14:sizeRelV>
          </wp:anchor>
        </w:drawing>
      </w:r>
    </w:p>
    <w:p w14:paraId="1A78E67A" w14:textId="431968A6" w:rsidR="00A47BAA" w:rsidRDefault="00D12BAF" w:rsidP="00E564D9">
      <w:r w:rsidRPr="00D12BAF">
        <w:t>G_3.9.2: Arealüberbauungen</w:t>
      </w:r>
    </w:p>
    <w:p w14:paraId="2B2E96AF" w14:textId="17409818" w:rsidR="00D12BAF" w:rsidRDefault="00D12BAF">
      <w:pPr>
        <w:spacing w:line="240" w:lineRule="auto"/>
        <w:ind w:left="0"/>
      </w:pPr>
      <w:r>
        <w:br w:type="page"/>
      </w:r>
    </w:p>
    <w:p w14:paraId="1FDB408C" w14:textId="7D8C43AC" w:rsidR="00D12BAF" w:rsidRDefault="00D12BAF" w:rsidP="00D12BAF">
      <w:r>
        <w:lastRenderedPageBreak/>
        <w:t xml:space="preserve">Bei den Kapazitätsberechnungen wird vom AfS ein </w:t>
      </w:r>
      <w:r w:rsidRPr="00C80B52">
        <w:rPr>
          <w:b/>
        </w:rPr>
        <w:t>Ausbaugrad</w:t>
      </w:r>
      <w:r>
        <w:t xml:space="preserve"> von 85 Prozent angenommen. Dieser wirkt sich direkt auf die Kapazitätsflächen aus. In den Bevölkerungsszenarien wird der Ausbaugrad als Parameter eingebracht (Parameter </w:t>
      </w:r>
      <w:proofErr w:type="spellStart"/>
      <w:proofErr w:type="gramStart"/>
      <w:r w:rsidRPr="00D12BAF">
        <w:rPr>
          <w:i/>
        </w:rPr>
        <w:t>kareb.ausbau</w:t>
      </w:r>
      <w:proofErr w:type="spellEnd"/>
      <w:proofErr w:type="gramEnd"/>
      <w:r>
        <w:t>).</w:t>
      </w:r>
    </w:p>
    <w:p w14:paraId="39480BEF" w14:textId="5DBE4A01" w:rsidR="00D12BAF" w:rsidRDefault="00D12BAF" w:rsidP="00D12BAF">
      <w:r>
        <w:rPr>
          <w:noProof/>
          <w:lang w:eastAsia="de-CH"/>
        </w:rPr>
        <w:drawing>
          <wp:anchor distT="0" distB="0" distL="114300" distR="114300" simplePos="0" relativeHeight="251722752" behindDoc="0" locked="0" layoutInCell="1" allowOverlap="1" wp14:anchorId="6AEFF182" wp14:editId="29817A72">
            <wp:simplePos x="0" y="0"/>
            <wp:positionH relativeFrom="margin">
              <wp:align>right</wp:align>
            </wp:positionH>
            <wp:positionV relativeFrom="paragraph">
              <wp:posOffset>201679</wp:posOffset>
            </wp:positionV>
            <wp:extent cx="3996000" cy="2260048"/>
            <wp:effectExtent l="0" t="0" r="5080" b="6985"/>
            <wp:wrapSquare wrapText="bothSides"/>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96000" cy="2260048"/>
                    </a:xfrm>
                    <a:prstGeom prst="rect">
                      <a:avLst/>
                    </a:prstGeom>
                    <a:noFill/>
                  </pic:spPr>
                </pic:pic>
              </a:graphicData>
            </a:graphic>
            <wp14:sizeRelH relativeFrom="page">
              <wp14:pctWidth>0</wp14:pctWidth>
            </wp14:sizeRelH>
            <wp14:sizeRelV relativeFrom="page">
              <wp14:pctHeight>0</wp14:pctHeight>
            </wp14:sizeRelV>
          </wp:anchor>
        </w:drawing>
      </w:r>
    </w:p>
    <w:p w14:paraId="253D4047" w14:textId="77777777" w:rsidR="00D12BAF" w:rsidRDefault="00D12BAF" w:rsidP="00D12BAF">
      <w:r>
        <w:t>G_3.9.3: Ausbaugrad</w:t>
      </w:r>
    </w:p>
    <w:p w14:paraId="1BFE97D5" w14:textId="3A66DFDA" w:rsidR="00D12BAF" w:rsidRDefault="00D12BAF" w:rsidP="00D12BAF"/>
    <w:p w14:paraId="22E394ED" w14:textId="27D94737" w:rsidR="00D12BAF" w:rsidRDefault="00D12BAF" w:rsidP="00D12BAF">
      <w:r>
        <w:t>Das AfS hat Berechnungen erstellt, wie viele Quadratmeter der Reserve</w:t>
      </w:r>
      <w:r w:rsidR="00C80B52">
        <w:t>geschoss</w:t>
      </w:r>
      <w:r>
        <w:t xml:space="preserve">flächen </w:t>
      </w:r>
      <w:r w:rsidR="00681D1C">
        <w:t>in den nächsten 25 Jahren</w:t>
      </w:r>
      <w:r>
        <w:t xml:space="preserve"> voraussichtlich ausgenützt werden (</w:t>
      </w:r>
      <w:r w:rsidRPr="00D12BAF">
        <w:rPr>
          <w:b/>
        </w:rPr>
        <w:t>Inanspruchnahme</w:t>
      </w:r>
      <w:r>
        <w:t xml:space="preserve">; Stadt Zürich, 2014). Die Inanspruchnahme kann mittels dem Parameter </w:t>
      </w:r>
      <w:proofErr w:type="spellStart"/>
      <w:proofErr w:type="gramStart"/>
      <w:r w:rsidR="002810A0">
        <w:rPr>
          <w:i/>
        </w:rPr>
        <w:t>kareb</w:t>
      </w:r>
      <w:r w:rsidRPr="00E34D0E">
        <w:rPr>
          <w:i/>
        </w:rPr>
        <w:t>.ina.prozentpunkte</w:t>
      </w:r>
      <w:proofErr w:type="spellEnd"/>
      <w:proofErr w:type="gramEnd"/>
      <w:r>
        <w:t xml:space="preserve"> angepasst werden.</w:t>
      </w:r>
    </w:p>
    <w:p w14:paraId="11138F36" w14:textId="4748D0BC" w:rsidR="00D12BAF" w:rsidRDefault="00891AFC" w:rsidP="00D12BAF">
      <w:r>
        <w:rPr>
          <w:noProof/>
          <w:lang w:eastAsia="de-CH"/>
        </w:rPr>
        <w:drawing>
          <wp:anchor distT="0" distB="0" distL="114300" distR="114300" simplePos="0" relativeHeight="251723776" behindDoc="0" locked="0" layoutInCell="1" allowOverlap="1" wp14:anchorId="2A973F9F" wp14:editId="3B8B9219">
            <wp:simplePos x="0" y="0"/>
            <wp:positionH relativeFrom="margin">
              <wp:align>right</wp:align>
            </wp:positionH>
            <wp:positionV relativeFrom="paragraph">
              <wp:posOffset>224059</wp:posOffset>
            </wp:positionV>
            <wp:extent cx="3996000" cy="2370508"/>
            <wp:effectExtent l="0" t="0" r="5080" b="0"/>
            <wp:wrapSquare wrapText="bothSides"/>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96000" cy="2370508"/>
                    </a:xfrm>
                    <a:prstGeom prst="rect">
                      <a:avLst/>
                    </a:prstGeom>
                    <a:noFill/>
                  </pic:spPr>
                </pic:pic>
              </a:graphicData>
            </a:graphic>
            <wp14:sizeRelH relativeFrom="page">
              <wp14:pctWidth>0</wp14:pctWidth>
            </wp14:sizeRelH>
            <wp14:sizeRelV relativeFrom="page">
              <wp14:pctHeight>0</wp14:pctHeight>
            </wp14:sizeRelV>
          </wp:anchor>
        </w:drawing>
      </w:r>
    </w:p>
    <w:p w14:paraId="3669D360" w14:textId="5703922A" w:rsidR="00D12BAF" w:rsidRDefault="00891AFC" w:rsidP="00D12BAF">
      <w:r w:rsidRPr="00891AFC">
        <w:t>G_3.9.4: Inanspruchnahme der Reserven</w:t>
      </w:r>
    </w:p>
    <w:p w14:paraId="14DECBAA" w14:textId="20CE6ED3" w:rsidR="00891AFC" w:rsidRDefault="00891AFC">
      <w:pPr>
        <w:spacing w:line="240" w:lineRule="auto"/>
        <w:ind w:left="0"/>
      </w:pPr>
      <w:r>
        <w:br w:type="page"/>
      </w:r>
    </w:p>
    <w:p w14:paraId="122D4624" w14:textId="5A9191FF" w:rsidR="00891AFC" w:rsidRDefault="00891AFC" w:rsidP="00891AFC">
      <w:r>
        <w:lastRenderedPageBreak/>
        <w:t>Es werden Annahmen getroffen</w:t>
      </w:r>
      <w:r w:rsidR="00D1527C">
        <w:t xml:space="preserve">, wie die vorhandenen Reserven </w:t>
      </w:r>
      <w:r w:rsidR="00C325B0">
        <w:t xml:space="preserve">in den nächsten </w:t>
      </w:r>
      <w:r w:rsidR="009A4A8B">
        <w:t>25 </w:t>
      </w:r>
      <w:r w:rsidR="00C325B0">
        <w:t xml:space="preserve">Jahren </w:t>
      </w:r>
      <w:r>
        <w:t xml:space="preserve">genutzt </w:t>
      </w:r>
      <w:r w:rsidR="0090122D">
        <w:t xml:space="preserve">und </w:t>
      </w:r>
      <w:r>
        <w:t xml:space="preserve">auf die einzelnen Jahre verteilt werden (jährliche Inanspruchnahme der Reserven). Dazu wird ein Parameter </w:t>
      </w:r>
      <w:proofErr w:type="spellStart"/>
      <w:proofErr w:type="gramStart"/>
      <w:r w:rsidRPr="00891AFC">
        <w:rPr>
          <w:i/>
        </w:rPr>
        <w:t>kareb.ina.lam</w:t>
      </w:r>
      <w:r w:rsidR="0002156E">
        <w:rPr>
          <w:i/>
        </w:rPr>
        <w:t>b</w:t>
      </w:r>
      <w:r w:rsidRPr="00891AFC">
        <w:rPr>
          <w:i/>
        </w:rPr>
        <w:t>da</w:t>
      </w:r>
      <w:proofErr w:type="spellEnd"/>
      <w:proofErr w:type="gramEnd"/>
      <w:r>
        <w:t xml:space="preserve"> eingeführt. Die Verteilung auf Jahreswerte findet mittels Exponentialfunktion statt:</w:t>
      </w:r>
    </w:p>
    <w:p w14:paraId="6DE8813B" w14:textId="77777777" w:rsidR="00891AFC" w:rsidRDefault="00891AFC" w:rsidP="00891AFC"/>
    <w:p w14:paraId="279B2031" w14:textId="2BB5DFA7" w:rsidR="00891AFC" w:rsidRDefault="00891AFC" w:rsidP="00891AFC">
      <m:oMathPara>
        <m:oMath>
          <m:r>
            <w:rPr>
              <w:rFonts w:ascii="Cambria Math" w:hAnsi="Cambria Math"/>
            </w:rPr>
            <m:t>y=exp</m:t>
          </m:r>
          <m:d>
            <m:dPr>
              <m:ctrlPr>
                <w:rPr>
                  <w:rFonts w:ascii="Cambria Math" w:hAnsi="Cambria Math"/>
                  <w:i/>
                </w:rPr>
              </m:ctrlPr>
            </m:dPr>
            <m:e>
              <m:r>
                <w:rPr>
                  <w:rFonts w:ascii="Cambria Math" w:hAnsi="Cambria Math"/>
                </w:rPr>
                <m:t>λ*∆t</m:t>
              </m:r>
            </m:e>
          </m:d>
        </m:oMath>
      </m:oMathPara>
    </w:p>
    <w:p w14:paraId="6127AA34" w14:textId="77777777" w:rsidR="00891AFC" w:rsidRDefault="00891AFC" w:rsidP="00891AFC"/>
    <w:p w14:paraId="49B96DD9" w14:textId="2D09795A" w:rsidR="00891AFC" w:rsidRDefault="00891AFC" w:rsidP="00891AFC">
      <m:oMath>
        <m:r>
          <w:rPr>
            <w:rFonts w:ascii="Cambria Math" w:hAnsi="Cambria Math"/>
          </w:rPr>
          <m:t>y</m:t>
        </m:r>
      </m:oMath>
      <w:r>
        <w:tab/>
      </w:r>
      <w:r>
        <w:tab/>
        <w:t>Ergebnis der Exponentialfunktion</w:t>
      </w:r>
    </w:p>
    <w:p w14:paraId="69B7F951" w14:textId="2175EF74" w:rsidR="00891AFC" w:rsidRDefault="00891AFC" w:rsidP="00891AFC">
      <m:oMath>
        <m:r>
          <w:rPr>
            <w:rFonts w:ascii="Cambria Math" w:hAnsi="Cambria Math"/>
          </w:rPr>
          <m:t>λ</m:t>
        </m:r>
      </m:oMath>
      <w:r>
        <w:tab/>
      </w:r>
      <w:r>
        <w:tab/>
        <w:t xml:space="preserve">lambda (d.h. Parameter </w:t>
      </w:r>
      <w:proofErr w:type="spellStart"/>
      <w:proofErr w:type="gramStart"/>
      <w:r w:rsidRPr="00891AFC">
        <w:rPr>
          <w:i/>
        </w:rPr>
        <w:t>kareb.ina.lambda</w:t>
      </w:r>
      <w:proofErr w:type="spellEnd"/>
      <w:proofErr w:type="gramEnd"/>
      <w:r>
        <w:t>)</w:t>
      </w:r>
    </w:p>
    <w:p w14:paraId="51E4904F" w14:textId="11D996A4" w:rsidR="00891AFC" w:rsidRDefault="00891AFC" w:rsidP="00891AFC">
      <w:r w:rsidRPr="006D0CF7">
        <w:rPr>
          <w:rFonts w:ascii="Symbol" w:hAnsi="Symbol"/>
          <w:i/>
        </w:rPr>
        <w:t></w:t>
      </w:r>
      <w:r w:rsidRPr="006D0CF7">
        <w:rPr>
          <w:i/>
        </w:rPr>
        <w:t>t</w:t>
      </w:r>
      <w:r>
        <w:t xml:space="preserve"> </w:t>
      </w:r>
      <w:r>
        <w:tab/>
        <w:t xml:space="preserve">Anzahl Jahre seit dem </w:t>
      </w:r>
      <w:proofErr w:type="spellStart"/>
      <w:r>
        <w:t>Szenarienbeginn</w:t>
      </w:r>
      <w:proofErr w:type="spellEnd"/>
      <w:r>
        <w:t xml:space="preserve"> plus eins</w:t>
      </w:r>
    </w:p>
    <w:p w14:paraId="48811884" w14:textId="77777777" w:rsidR="00891AFC" w:rsidRDefault="00891AFC" w:rsidP="00891AFC"/>
    <w:p w14:paraId="4237FEAB" w14:textId="51A19203" w:rsidR="00D12BAF" w:rsidRDefault="00891AFC" w:rsidP="00891AFC">
      <w:r>
        <w:t xml:space="preserve">Die Ergebnisse der Exponentialfunktion werden über die Jahre von </w:t>
      </w:r>
      <w:proofErr w:type="spellStart"/>
      <w:r>
        <w:t>Szenarienbeginn</w:t>
      </w:r>
      <w:proofErr w:type="spellEnd"/>
      <w:r>
        <w:t xml:space="preserve"> bis zum </w:t>
      </w:r>
      <w:proofErr w:type="spellStart"/>
      <w:r>
        <w:t>Zieljahr</w:t>
      </w:r>
      <w:proofErr w:type="spellEnd"/>
      <w:r>
        <w:t xml:space="preserve"> der AfS Berechnungen (Parameter </w:t>
      </w:r>
      <w:proofErr w:type="spellStart"/>
      <w:proofErr w:type="gramStart"/>
      <w:r w:rsidRPr="006F13F1">
        <w:rPr>
          <w:i/>
        </w:rPr>
        <w:t>kareb.ina.jahr</w:t>
      </w:r>
      <w:proofErr w:type="spellEnd"/>
      <w:proofErr w:type="gramEnd"/>
      <w:r>
        <w:t xml:space="preserve">; nicht zu verwechseln mit dem </w:t>
      </w:r>
      <w:r w:rsidR="008E01BA">
        <w:t xml:space="preserve">grössten </w:t>
      </w:r>
      <w:proofErr w:type="spellStart"/>
      <w:r>
        <w:t>Szenarien</w:t>
      </w:r>
      <w:r w:rsidR="008E01BA">
        <w:t>jahr</w:t>
      </w:r>
      <w:proofErr w:type="spellEnd"/>
      <w:r w:rsidR="008E01BA">
        <w:t xml:space="preserve"> </w:t>
      </w:r>
      <w:proofErr w:type="spellStart"/>
      <w:r w:rsidR="008E01BA" w:rsidRPr="008E01BA">
        <w:rPr>
          <w:i/>
        </w:rPr>
        <w:t>szen.ende</w:t>
      </w:r>
      <w:proofErr w:type="spellEnd"/>
      <w:r>
        <w:t xml:space="preserve">) aufaddiert. Das Verhältnis dieser Summe und der Inanspruchnahmen bis </w:t>
      </w:r>
      <w:proofErr w:type="spellStart"/>
      <w:r w:rsidR="008E01BA" w:rsidRPr="006F13F1">
        <w:rPr>
          <w:i/>
        </w:rPr>
        <w:t>kareb.ina.jahr</w:t>
      </w:r>
      <w:proofErr w:type="spellEnd"/>
      <w:r w:rsidR="008E01BA">
        <w:t xml:space="preserve"> </w:t>
      </w:r>
      <w:r>
        <w:t xml:space="preserve">wird mit den einzelnen </w:t>
      </w:r>
      <m:oMath>
        <m:r>
          <w:rPr>
            <w:rFonts w:ascii="Cambria Math" w:hAnsi="Cambria Math"/>
          </w:rPr>
          <m:t>y</m:t>
        </m:r>
      </m:oMath>
      <w:r>
        <w:t xml:space="preserve">-Werten multipliziert. Dadurch ist die Summe der Inanspruchnahme </w:t>
      </w:r>
      <w:r w:rsidR="008E01BA">
        <w:t xml:space="preserve">über alle </w:t>
      </w:r>
      <w:proofErr w:type="spellStart"/>
      <w:r w:rsidR="008E01BA">
        <w:t>Szenarienjahre</w:t>
      </w:r>
      <w:proofErr w:type="spellEnd"/>
      <w:r>
        <w:t xml:space="preserve"> gleich dem Zielwert (blaue Fläche in der untenstehenden Grafik); die Form der Kurve wird durch die Exponentialverteilung vorgegeben. Es können </w:t>
      </w:r>
      <w:r w:rsidRPr="0002156E">
        <w:t>Spezialfälle</w:t>
      </w:r>
      <w:r>
        <w:t xml:space="preserve"> auftreten: So ist es beispielsweise möglich, dass der Zielwert im Jahr </w:t>
      </w:r>
      <w:proofErr w:type="spellStart"/>
      <w:proofErr w:type="gramStart"/>
      <w:r w:rsidR="008E01BA" w:rsidRPr="006F13F1">
        <w:rPr>
          <w:i/>
        </w:rPr>
        <w:t>kareb.ina.jahr</w:t>
      </w:r>
      <w:proofErr w:type="spellEnd"/>
      <w:proofErr w:type="gramEnd"/>
      <w:r w:rsidR="008E01BA">
        <w:t xml:space="preserve"> </w:t>
      </w:r>
      <w:r>
        <w:t>bereits 100 Prozent beträgt. Für die Fä</w:t>
      </w:r>
      <w:r w:rsidR="00F93753">
        <w:t xml:space="preserve">lle, dass die Summe bis zum </w:t>
      </w:r>
      <w:proofErr w:type="spellStart"/>
      <w:r>
        <w:t>Szenarienende</w:t>
      </w:r>
      <w:proofErr w:type="spellEnd"/>
      <w:r>
        <w:t xml:space="preserve"> 100 Prozent übersteigt, werden Werte vom </w:t>
      </w:r>
      <w:proofErr w:type="spellStart"/>
      <w:r>
        <w:t>Szenarienende</w:t>
      </w:r>
      <w:proofErr w:type="spellEnd"/>
      <w:r>
        <w:t xml:space="preserve"> her gleich null gesetzt, sodass einerseits der Zielwert eingehalten wird, aber auch die Gesamtsumme nicht mehr als 100 Prozent beträgt.</w:t>
      </w:r>
    </w:p>
    <w:p w14:paraId="7931ABA7" w14:textId="529B0BC8" w:rsidR="00D12BAF" w:rsidRDefault="009C733B" w:rsidP="00D12BAF">
      <w:r>
        <w:rPr>
          <w:noProof/>
          <w:lang w:eastAsia="de-CH"/>
        </w:rPr>
        <w:drawing>
          <wp:anchor distT="0" distB="0" distL="114300" distR="114300" simplePos="0" relativeHeight="251724800" behindDoc="0" locked="0" layoutInCell="1" allowOverlap="1" wp14:anchorId="07654D73" wp14:editId="0073A44A">
            <wp:simplePos x="0" y="0"/>
            <wp:positionH relativeFrom="margin">
              <wp:align>right</wp:align>
            </wp:positionH>
            <wp:positionV relativeFrom="paragraph">
              <wp:posOffset>226815</wp:posOffset>
            </wp:positionV>
            <wp:extent cx="3996000" cy="2388554"/>
            <wp:effectExtent l="0" t="0" r="5080" b="0"/>
            <wp:wrapSquare wrapText="bothSides"/>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96000" cy="2388554"/>
                    </a:xfrm>
                    <a:prstGeom prst="rect">
                      <a:avLst/>
                    </a:prstGeom>
                    <a:noFill/>
                  </pic:spPr>
                </pic:pic>
              </a:graphicData>
            </a:graphic>
            <wp14:sizeRelH relativeFrom="page">
              <wp14:pctWidth>0</wp14:pctWidth>
            </wp14:sizeRelH>
            <wp14:sizeRelV relativeFrom="page">
              <wp14:pctHeight>0</wp14:pctHeight>
            </wp14:sizeRelV>
          </wp:anchor>
        </w:drawing>
      </w:r>
    </w:p>
    <w:p w14:paraId="01931517" w14:textId="726A184D" w:rsidR="00D12BAF" w:rsidRDefault="009C733B" w:rsidP="00D12BAF">
      <w:r w:rsidRPr="009C733B">
        <w:t>G_3.9.5: Inanspruchnahme der Reserven pro Jahr</w:t>
      </w:r>
    </w:p>
    <w:p w14:paraId="029CCABB" w14:textId="794F0A3B" w:rsidR="004D6F9F" w:rsidRDefault="004D6F9F">
      <w:pPr>
        <w:spacing w:line="240" w:lineRule="auto"/>
        <w:ind w:left="0"/>
      </w:pPr>
      <w:r>
        <w:br w:type="page"/>
      </w:r>
    </w:p>
    <w:p w14:paraId="6848743D" w14:textId="3EA03D46" w:rsidR="00D12BAF" w:rsidRDefault="004D6F9F" w:rsidP="004D6F9F">
      <w:pPr>
        <w:pStyle w:val="berschrift1"/>
      </w:pPr>
      <w:bookmarkStart w:id="18" w:name="_Toc100062464"/>
      <w:r>
        <w:lastRenderedPageBreak/>
        <w:t>Parameter</w:t>
      </w:r>
      <w:bookmarkEnd w:id="18"/>
    </w:p>
    <w:p w14:paraId="547D77CF" w14:textId="77777777" w:rsidR="004D6F9F" w:rsidRDefault="004D6F9F" w:rsidP="004D6F9F">
      <w:r>
        <w:t xml:space="preserve">Mit den Parametern wird das </w:t>
      </w:r>
      <w:proofErr w:type="spellStart"/>
      <w:r>
        <w:t>Bevölkerungsszenarienmodell</w:t>
      </w:r>
      <w:proofErr w:type="spellEnd"/>
      <w:r>
        <w:t xml:space="preserve"> gesteuert. Darum werden </w:t>
      </w:r>
      <w:r w:rsidRPr="004D6F9F">
        <w:rPr>
          <w:b/>
        </w:rPr>
        <w:t>Parameter</w:t>
      </w:r>
      <w:r>
        <w:t xml:space="preserve"> auch als «</w:t>
      </w:r>
      <w:r w:rsidRPr="004D6F9F">
        <w:rPr>
          <w:b/>
        </w:rPr>
        <w:t>Stellschrauben</w:t>
      </w:r>
      <w:r>
        <w:t xml:space="preserve">» bezeichnet; je nach Parameterwert ergeben sich andere </w:t>
      </w:r>
      <w:proofErr w:type="spellStart"/>
      <w:r>
        <w:t>Szenarienergebnisse</w:t>
      </w:r>
      <w:proofErr w:type="spellEnd"/>
      <w:r>
        <w:t>.</w:t>
      </w:r>
    </w:p>
    <w:p w14:paraId="6C6A1E75" w14:textId="77777777" w:rsidR="004D6F9F" w:rsidRDefault="004D6F9F" w:rsidP="004D6F9F"/>
    <w:p w14:paraId="3E1F5BAD" w14:textId="41208FEB" w:rsidR="004D6F9F" w:rsidRDefault="004D6F9F" w:rsidP="004D6F9F">
      <w:r>
        <w:t>Statistik Stadt Zürich veröffentlicht drei Szenarien. Das mittlere Szenario beinhaltet die</w:t>
      </w:r>
      <w:r w:rsidR="000A0E42">
        <w:t xml:space="preserve"> </w:t>
      </w:r>
      <w:r w:rsidR="00C41077">
        <w:t>vor Beginn der Corona-Pandemie</w:t>
      </w:r>
      <w:r w:rsidR="000A0E42">
        <w:t xml:space="preserve"> als</w:t>
      </w:r>
      <w:r>
        <w:t xml:space="preserve"> wahrscheinlichste </w:t>
      </w:r>
      <w:r w:rsidR="000A0E42">
        <w:t xml:space="preserve">erachtete </w:t>
      </w:r>
      <w:r>
        <w:t>Bevölkerungsent</w:t>
      </w:r>
      <w:r w:rsidR="00096CF2">
        <w:softHyphen/>
      </w:r>
      <w:r>
        <w:t>wicklung; oberes und unteres Szenario zeigen die Bandbreite der möglichen Entwicklung auf. Im folgenden Kapitel sind Beschreibung sowie Werte der Parameter der verschiedenen Szenarien dokumentiert. Die wichtigsten Unterschiede zwischen den Szenarien</w:t>
      </w:r>
      <w:r w:rsidR="00096CF2">
        <w:t xml:space="preserve"> sind</w:t>
      </w:r>
      <w:r>
        <w:t>:</w:t>
      </w:r>
    </w:p>
    <w:p w14:paraId="540CC859" w14:textId="31C0D553" w:rsidR="004D6F9F" w:rsidRDefault="004D6F9F" w:rsidP="004D6F9F">
      <w:pPr>
        <w:pStyle w:val="AufzhlungStrich"/>
      </w:pPr>
      <w:r w:rsidRPr="004D6F9F">
        <w:rPr>
          <w:b/>
        </w:rPr>
        <w:t>Unteres Szenario</w:t>
      </w:r>
      <w:r>
        <w:t>: Ausbaugrad (75 %), Wohnanteil (Anteil minimal vs. real vs. maximal: -25 %), Arealüberbauungen (Anteil mit vs. ohne: 0 %), Wohnflächenkonsum (Anteil Trend: 0 %), Belegungsquote (Anzahl Personen pro Wohnung; Anteil Trend: 0 %).</w:t>
      </w:r>
    </w:p>
    <w:p w14:paraId="096EE9A2" w14:textId="76E1066F" w:rsidR="004D6F9F" w:rsidRDefault="004D6F9F" w:rsidP="004D6F9F">
      <w:pPr>
        <w:pStyle w:val="AufzhlungStrich"/>
      </w:pPr>
      <w:r w:rsidRPr="004D6F9F">
        <w:rPr>
          <w:b/>
        </w:rPr>
        <w:t>Mittleres Szenario</w:t>
      </w:r>
      <w:r>
        <w:t>: Ausbaugrad (85 %), Wohnanteil (Anteil minimal vs. real vs. maximal: 0 %, d.h. realer Wohnanteil), Arealüberbauungen (Anteil mit vs. ohne: 50 %), Wohnflächenkonsum (Anteil Trend: 20 %), Belegungsquote (Anzahl Personen pro Wohnung; Anteil Trend: 20 %).</w:t>
      </w:r>
    </w:p>
    <w:p w14:paraId="541A2453" w14:textId="1D5F94ED" w:rsidR="00D12BAF" w:rsidRDefault="004D6F9F" w:rsidP="004D6F9F">
      <w:pPr>
        <w:pStyle w:val="AufzhlungStrich"/>
      </w:pPr>
      <w:r w:rsidRPr="004D6F9F">
        <w:rPr>
          <w:b/>
        </w:rPr>
        <w:t>Oberes Szenario</w:t>
      </w:r>
      <w:r>
        <w:t>: Ausbaugrad (90 %), Wohnanteil (Anteil minimal vs. real vs. maximal: +25 %), Arealüberbauungen (Anteil mit vs. ohne: 100 %), Wohnflächenkonsum (Anteil Trend: 50 %), Belegungsquote (Anzahl Personen pro Wohnung; Anteil Trend: 50 %).</w:t>
      </w:r>
    </w:p>
    <w:p w14:paraId="09F078EE" w14:textId="6C51D017" w:rsidR="006A5357" w:rsidRDefault="006A5357">
      <w:pPr>
        <w:spacing w:line="240" w:lineRule="auto"/>
        <w:ind w:left="0"/>
      </w:pPr>
      <w:r>
        <w:br w:type="page"/>
      </w:r>
    </w:p>
    <w:p w14:paraId="695BF57C" w14:textId="28F3B75E" w:rsidR="00D12BAF" w:rsidRDefault="00797A86" w:rsidP="00797A86">
      <w:pPr>
        <w:pStyle w:val="Randnotiz"/>
        <w:framePr w:wrap="around"/>
      </w:pPr>
      <w:r>
        <w:lastRenderedPageBreak/>
        <w:t>Zeit-Parameter</w:t>
      </w:r>
    </w:p>
    <w:p w14:paraId="07E58AA4" w14:textId="5A97A762" w:rsidR="00D12BAF" w:rsidRDefault="00D12BAF" w:rsidP="00D12BAF"/>
    <w:p w14:paraId="0C045AF9" w14:textId="7FA86A07" w:rsidR="00D12BAF" w:rsidRDefault="00D12BAF" w:rsidP="00D12BAF"/>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6A5357" w14:paraId="756E266E" w14:textId="77777777" w:rsidTr="006522F8">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04C33858" w14:textId="77777777" w:rsidR="006A5357" w:rsidRPr="00575B76" w:rsidRDefault="006A5357" w:rsidP="006522F8">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505547CF"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72B0A0BF"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7D13A356" w14:textId="77777777" w:rsidR="006A5357" w:rsidRPr="00575B76" w:rsidRDefault="006A5357" w:rsidP="006522F8">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6A5357" w14:paraId="1E689D84" w14:textId="77777777" w:rsidTr="006522F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1DC54479" w14:textId="77777777" w:rsidR="006A5357" w:rsidRPr="00575B76" w:rsidRDefault="006A5357" w:rsidP="006522F8">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33E088D6"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47EE3A08"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193518E7"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25092126"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6A49705D"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6A5357" w14:paraId="54EBE9A1"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E6FA2DA" w14:textId="104B66CA" w:rsidR="006A5357" w:rsidRPr="001F022C" w:rsidRDefault="00E25317" w:rsidP="006522F8">
            <w:pPr>
              <w:pStyle w:val="Tabelle"/>
              <w:rPr>
                <w:rFonts w:ascii="Arial" w:hAnsi="Arial" w:cs="Arial"/>
                <w:b w:val="0"/>
                <w:color w:val="000000" w:themeColor="text1"/>
                <w:sz w:val="16"/>
                <w:szCs w:val="16"/>
                <w:lang w:eastAsia="en-US"/>
              </w:rPr>
            </w:pPr>
            <w:proofErr w:type="spellStart"/>
            <w:r w:rsidRPr="001F022C">
              <w:rPr>
                <w:rFonts w:ascii="Arial" w:hAnsi="Arial" w:cs="Arial"/>
                <w:b w:val="0"/>
                <w:color w:val="000000" w:themeColor="text1"/>
                <w:sz w:val="16"/>
                <w:szCs w:val="16"/>
              </w:rPr>
              <w:t>date_start</w:t>
            </w:r>
            <w:proofErr w:type="spellEnd"/>
          </w:p>
        </w:tc>
        <w:tc>
          <w:tcPr>
            <w:tcW w:w="992" w:type="dxa"/>
            <w:tcBorders>
              <w:top w:val="single" w:sz="8" w:space="0" w:color="0066CC"/>
              <w:left w:val="nil"/>
              <w:bottom w:val="single" w:sz="8" w:space="0" w:color="0066CC"/>
              <w:right w:val="nil"/>
            </w:tcBorders>
          </w:tcPr>
          <w:p w14:paraId="0BC74D21" w14:textId="77777777" w:rsidR="006A5357" w:rsidRPr="001F022C"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1F022C">
              <w:rPr>
                <w:rFonts w:ascii="Arial" w:hAnsi="Arial" w:cs="Arial"/>
                <w:color w:val="000000" w:themeColor="text1"/>
                <w:sz w:val="16"/>
                <w:szCs w:val="16"/>
              </w:rPr>
              <w:t>Jahr</w:t>
            </w:r>
          </w:p>
        </w:tc>
        <w:tc>
          <w:tcPr>
            <w:tcW w:w="3969" w:type="dxa"/>
            <w:tcBorders>
              <w:top w:val="single" w:sz="8" w:space="0" w:color="0066CC"/>
              <w:left w:val="nil"/>
              <w:bottom w:val="single" w:sz="8" w:space="0" w:color="0066CC"/>
              <w:right w:val="nil"/>
            </w:tcBorders>
          </w:tcPr>
          <w:p w14:paraId="77E6ACD9" w14:textId="77777777" w:rsidR="006A5357" w:rsidRPr="001F022C"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1F022C">
              <w:rPr>
                <w:rFonts w:ascii="Arial" w:hAnsi="Arial" w:cs="Arial"/>
                <w:color w:val="000000" w:themeColor="text1"/>
                <w:sz w:val="16"/>
                <w:szCs w:val="16"/>
              </w:rPr>
              <w:t>Beginn der SSZ-Daten</w:t>
            </w:r>
          </w:p>
        </w:tc>
        <w:tc>
          <w:tcPr>
            <w:tcW w:w="708" w:type="dxa"/>
            <w:tcBorders>
              <w:top w:val="single" w:sz="8" w:space="0" w:color="0066CC"/>
              <w:left w:val="nil"/>
              <w:bottom w:val="single" w:sz="8" w:space="0" w:color="0066CC"/>
              <w:right w:val="nil"/>
            </w:tcBorders>
          </w:tcPr>
          <w:p w14:paraId="6781F412" w14:textId="77777777" w:rsidR="006A5357" w:rsidRPr="001F022C"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1F022C">
              <w:rPr>
                <w:rFonts w:ascii="Arial" w:hAnsi="Arial" w:cs="Arial"/>
                <w:color w:val="000000" w:themeColor="text1"/>
                <w:sz w:val="16"/>
                <w:szCs w:val="16"/>
              </w:rPr>
              <w:t>1993</w:t>
            </w:r>
          </w:p>
        </w:tc>
        <w:tc>
          <w:tcPr>
            <w:tcW w:w="709" w:type="dxa"/>
            <w:tcBorders>
              <w:top w:val="single" w:sz="8" w:space="0" w:color="0066CC"/>
              <w:left w:val="nil"/>
              <w:bottom w:val="single" w:sz="8" w:space="0" w:color="0066CC"/>
              <w:right w:val="nil"/>
            </w:tcBorders>
          </w:tcPr>
          <w:p w14:paraId="7F7D3E76" w14:textId="77777777" w:rsidR="006A5357" w:rsidRPr="001F022C"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1F022C">
              <w:rPr>
                <w:rFonts w:ascii="Arial" w:hAnsi="Arial" w:cs="Arial"/>
                <w:color w:val="000000" w:themeColor="text1"/>
                <w:sz w:val="16"/>
                <w:szCs w:val="16"/>
              </w:rPr>
              <w:t>1993</w:t>
            </w:r>
          </w:p>
        </w:tc>
        <w:tc>
          <w:tcPr>
            <w:tcW w:w="709" w:type="dxa"/>
            <w:tcBorders>
              <w:top w:val="single" w:sz="8" w:space="0" w:color="0066CC"/>
              <w:left w:val="nil"/>
              <w:bottom w:val="single" w:sz="8" w:space="0" w:color="0066CC"/>
              <w:right w:val="nil"/>
            </w:tcBorders>
          </w:tcPr>
          <w:p w14:paraId="02D2329A" w14:textId="77777777" w:rsidR="006A5357" w:rsidRPr="001F022C"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1F022C">
              <w:rPr>
                <w:rFonts w:ascii="Arial" w:hAnsi="Arial" w:cs="Arial"/>
                <w:color w:val="000000" w:themeColor="text1"/>
                <w:sz w:val="16"/>
                <w:szCs w:val="16"/>
              </w:rPr>
              <w:t>1993</w:t>
            </w:r>
          </w:p>
        </w:tc>
      </w:tr>
      <w:tr w:rsidR="006A5357" w14:paraId="77122B68"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96E9B5B" w14:textId="1B74F945" w:rsidR="006A5357" w:rsidRPr="001F022C" w:rsidRDefault="00E25317" w:rsidP="006522F8">
            <w:pPr>
              <w:pStyle w:val="Tabelle"/>
              <w:rPr>
                <w:rFonts w:ascii="Arial" w:hAnsi="Arial" w:cs="Arial"/>
                <w:b w:val="0"/>
                <w:color w:val="000000" w:themeColor="text1"/>
                <w:sz w:val="16"/>
                <w:szCs w:val="16"/>
                <w:lang w:eastAsia="en-US"/>
              </w:rPr>
            </w:pPr>
            <w:proofErr w:type="spellStart"/>
            <w:r w:rsidRPr="001F022C">
              <w:rPr>
                <w:rFonts w:ascii="Arial" w:hAnsi="Arial" w:cs="Arial"/>
                <w:b w:val="0"/>
                <w:color w:val="000000" w:themeColor="text1"/>
                <w:sz w:val="16"/>
                <w:szCs w:val="16"/>
              </w:rPr>
              <w:t>date_end</w:t>
            </w:r>
            <w:proofErr w:type="spellEnd"/>
          </w:p>
        </w:tc>
        <w:tc>
          <w:tcPr>
            <w:tcW w:w="992" w:type="dxa"/>
            <w:tcBorders>
              <w:top w:val="single" w:sz="8" w:space="0" w:color="0066CC"/>
              <w:left w:val="nil"/>
              <w:bottom w:val="single" w:sz="8" w:space="0" w:color="0066CC"/>
              <w:right w:val="nil"/>
            </w:tcBorders>
          </w:tcPr>
          <w:p w14:paraId="234AE90C" w14:textId="77777777" w:rsidR="006A5357" w:rsidRPr="001F022C"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lang w:eastAsia="en-US"/>
              </w:rPr>
            </w:pPr>
            <w:r w:rsidRPr="001F022C">
              <w:rPr>
                <w:rFonts w:ascii="Arial" w:hAnsi="Arial" w:cs="Arial"/>
                <w:color w:val="000000" w:themeColor="text1"/>
                <w:sz w:val="16"/>
                <w:szCs w:val="16"/>
              </w:rPr>
              <w:t>Jahr</w:t>
            </w:r>
          </w:p>
        </w:tc>
        <w:tc>
          <w:tcPr>
            <w:tcW w:w="3969" w:type="dxa"/>
            <w:tcBorders>
              <w:top w:val="single" w:sz="8" w:space="0" w:color="0066CC"/>
              <w:left w:val="nil"/>
              <w:bottom w:val="single" w:sz="8" w:space="0" w:color="0066CC"/>
              <w:right w:val="nil"/>
            </w:tcBorders>
          </w:tcPr>
          <w:p w14:paraId="0BDB35EC" w14:textId="77777777" w:rsidR="006A5357" w:rsidRPr="001F022C"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1F022C">
              <w:rPr>
                <w:rFonts w:ascii="Arial" w:hAnsi="Arial" w:cs="Arial"/>
                <w:color w:val="000000" w:themeColor="text1"/>
                <w:sz w:val="16"/>
                <w:szCs w:val="16"/>
              </w:rPr>
              <w:t>Ende der SSZ-Daten</w:t>
            </w:r>
          </w:p>
        </w:tc>
        <w:tc>
          <w:tcPr>
            <w:tcW w:w="708" w:type="dxa"/>
            <w:tcBorders>
              <w:top w:val="single" w:sz="8" w:space="0" w:color="0066CC"/>
              <w:left w:val="nil"/>
              <w:bottom w:val="single" w:sz="8" w:space="0" w:color="0066CC"/>
              <w:right w:val="nil"/>
            </w:tcBorders>
          </w:tcPr>
          <w:p w14:paraId="73B059ED" w14:textId="7A119DE6" w:rsidR="006A5357" w:rsidRPr="001F022C" w:rsidRDefault="00521675"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1F022C">
              <w:rPr>
                <w:rFonts w:ascii="Arial" w:hAnsi="Arial" w:cs="Arial"/>
                <w:color w:val="000000" w:themeColor="text1"/>
                <w:sz w:val="16"/>
                <w:szCs w:val="16"/>
              </w:rPr>
              <w:t>2021</w:t>
            </w:r>
          </w:p>
        </w:tc>
        <w:tc>
          <w:tcPr>
            <w:tcW w:w="709" w:type="dxa"/>
            <w:tcBorders>
              <w:top w:val="single" w:sz="8" w:space="0" w:color="0066CC"/>
              <w:left w:val="nil"/>
              <w:bottom w:val="single" w:sz="8" w:space="0" w:color="0066CC"/>
              <w:right w:val="nil"/>
            </w:tcBorders>
          </w:tcPr>
          <w:p w14:paraId="4F76C5F8" w14:textId="7C00A298" w:rsidR="006A5357" w:rsidRPr="001F022C" w:rsidRDefault="00521675"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1F022C">
              <w:rPr>
                <w:rFonts w:ascii="Arial" w:hAnsi="Arial" w:cs="Arial"/>
                <w:color w:val="000000" w:themeColor="text1"/>
                <w:sz w:val="16"/>
                <w:szCs w:val="16"/>
              </w:rPr>
              <w:t>2021</w:t>
            </w:r>
          </w:p>
        </w:tc>
        <w:tc>
          <w:tcPr>
            <w:tcW w:w="709" w:type="dxa"/>
            <w:tcBorders>
              <w:top w:val="single" w:sz="8" w:space="0" w:color="0066CC"/>
              <w:left w:val="nil"/>
              <w:bottom w:val="single" w:sz="8" w:space="0" w:color="0066CC"/>
              <w:right w:val="nil"/>
            </w:tcBorders>
          </w:tcPr>
          <w:p w14:paraId="1A959217" w14:textId="20F90C16" w:rsidR="006A5357" w:rsidRPr="001F022C" w:rsidRDefault="00521675"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1F022C">
              <w:rPr>
                <w:rFonts w:ascii="Arial" w:hAnsi="Arial" w:cs="Arial"/>
                <w:color w:val="000000" w:themeColor="text1"/>
                <w:sz w:val="16"/>
                <w:szCs w:val="16"/>
              </w:rPr>
              <w:t>2021</w:t>
            </w:r>
          </w:p>
        </w:tc>
      </w:tr>
      <w:tr w:rsidR="006A5357" w14:paraId="3E7A3D52"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F1837AF" w14:textId="77777777" w:rsidR="006A5357" w:rsidRPr="008B1A57" w:rsidRDefault="006A5357" w:rsidP="006522F8">
            <w:pPr>
              <w:pStyle w:val="Tabelle"/>
              <w:rPr>
                <w:rFonts w:ascii="Arial" w:hAnsi="Arial" w:cs="Arial"/>
                <w:b w:val="0"/>
                <w:bCs/>
                <w:color w:val="FF0000"/>
                <w:sz w:val="16"/>
                <w:szCs w:val="16"/>
                <w:lang w:eastAsia="en-US"/>
              </w:rPr>
            </w:pPr>
            <w:proofErr w:type="spellStart"/>
            <w:r w:rsidRPr="008B1A57">
              <w:rPr>
                <w:rFonts w:ascii="Arial" w:hAnsi="Arial" w:cs="Arial"/>
                <w:b w:val="0"/>
                <w:color w:val="FF0000"/>
                <w:sz w:val="16"/>
                <w:szCs w:val="16"/>
              </w:rPr>
              <w:t>basis.beginn</w:t>
            </w:r>
            <w:proofErr w:type="spellEnd"/>
          </w:p>
        </w:tc>
        <w:tc>
          <w:tcPr>
            <w:tcW w:w="992" w:type="dxa"/>
            <w:tcBorders>
              <w:top w:val="single" w:sz="8" w:space="0" w:color="0066CC"/>
              <w:left w:val="nil"/>
              <w:bottom w:val="single" w:sz="8" w:space="0" w:color="0066CC"/>
              <w:right w:val="nil"/>
            </w:tcBorders>
          </w:tcPr>
          <w:p w14:paraId="2F1CF4A4" w14:textId="77777777" w:rsidR="006A5357" w:rsidRPr="008B1A57"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04E1F6AC" w14:textId="77777777" w:rsidR="006A5357" w:rsidRPr="008B1A57"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Basis für Szenarien-Rechnung: Beginn</w:t>
            </w:r>
          </w:p>
        </w:tc>
        <w:tc>
          <w:tcPr>
            <w:tcW w:w="708" w:type="dxa"/>
            <w:tcBorders>
              <w:top w:val="single" w:sz="8" w:space="0" w:color="0066CC"/>
              <w:left w:val="nil"/>
              <w:bottom w:val="single" w:sz="8" w:space="0" w:color="0066CC"/>
              <w:right w:val="nil"/>
            </w:tcBorders>
          </w:tcPr>
          <w:p w14:paraId="6BC0D5B6" w14:textId="68F7479F" w:rsidR="006A5357" w:rsidRPr="008B1A57" w:rsidRDefault="00881580" w:rsidP="00140F0E">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2015</w:t>
            </w:r>
          </w:p>
        </w:tc>
        <w:tc>
          <w:tcPr>
            <w:tcW w:w="709" w:type="dxa"/>
            <w:tcBorders>
              <w:top w:val="single" w:sz="8" w:space="0" w:color="0066CC"/>
              <w:left w:val="nil"/>
              <w:bottom w:val="single" w:sz="8" w:space="0" w:color="0066CC"/>
              <w:right w:val="nil"/>
            </w:tcBorders>
          </w:tcPr>
          <w:p w14:paraId="5FD38DEB" w14:textId="0C19FC29" w:rsidR="006A5357" w:rsidRPr="008B1A57" w:rsidRDefault="00881580"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2015</w:t>
            </w:r>
          </w:p>
        </w:tc>
        <w:tc>
          <w:tcPr>
            <w:tcW w:w="709" w:type="dxa"/>
            <w:tcBorders>
              <w:top w:val="single" w:sz="8" w:space="0" w:color="0066CC"/>
              <w:left w:val="nil"/>
              <w:bottom w:val="single" w:sz="8" w:space="0" w:color="0066CC"/>
              <w:right w:val="nil"/>
            </w:tcBorders>
          </w:tcPr>
          <w:p w14:paraId="51F8524D" w14:textId="37301C8F" w:rsidR="006A5357" w:rsidRPr="008B1A57" w:rsidRDefault="00881580"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2015</w:t>
            </w:r>
          </w:p>
        </w:tc>
      </w:tr>
      <w:tr w:rsidR="006A5357" w14:paraId="36FFE0B4"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28F5B76" w14:textId="77777777" w:rsidR="006A5357" w:rsidRPr="008B1A57" w:rsidRDefault="006A5357" w:rsidP="006522F8">
            <w:pPr>
              <w:pStyle w:val="Tabelle"/>
              <w:rPr>
                <w:rFonts w:ascii="Arial" w:hAnsi="Arial" w:cs="Arial"/>
                <w:b w:val="0"/>
                <w:bCs/>
                <w:color w:val="FF0000"/>
                <w:sz w:val="16"/>
                <w:szCs w:val="16"/>
                <w:lang w:eastAsia="en-US"/>
              </w:rPr>
            </w:pPr>
            <w:proofErr w:type="spellStart"/>
            <w:r w:rsidRPr="008B1A57">
              <w:rPr>
                <w:rFonts w:ascii="Arial" w:hAnsi="Arial" w:cs="Arial"/>
                <w:b w:val="0"/>
                <w:color w:val="FF0000"/>
                <w:sz w:val="16"/>
                <w:szCs w:val="16"/>
              </w:rPr>
              <w:t>basis.ende</w:t>
            </w:r>
            <w:proofErr w:type="spellEnd"/>
          </w:p>
        </w:tc>
        <w:tc>
          <w:tcPr>
            <w:tcW w:w="992" w:type="dxa"/>
            <w:tcBorders>
              <w:top w:val="single" w:sz="8" w:space="0" w:color="0066CC"/>
              <w:left w:val="nil"/>
              <w:bottom w:val="single" w:sz="8" w:space="0" w:color="0066CC"/>
              <w:right w:val="nil"/>
            </w:tcBorders>
          </w:tcPr>
          <w:p w14:paraId="00B4B48F" w14:textId="77777777" w:rsidR="006A5357" w:rsidRPr="008B1A57"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2F7F7AA3" w14:textId="77777777" w:rsidR="006A5357" w:rsidRPr="008B1A57"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Basis für Szenarien-Rechnung: Ende</w:t>
            </w:r>
          </w:p>
        </w:tc>
        <w:tc>
          <w:tcPr>
            <w:tcW w:w="708" w:type="dxa"/>
            <w:tcBorders>
              <w:top w:val="single" w:sz="8" w:space="0" w:color="0066CC"/>
              <w:left w:val="nil"/>
              <w:bottom w:val="single" w:sz="8" w:space="0" w:color="0066CC"/>
              <w:right w:val="nil"/>
            </w:tcBorders>
          </w:tcPr>
          <w:p w14:paraId="48908AE5" w14:textId="599C54B8" w:rsidR="006A5357" w:rsidRPr="008B1A57" w:rsidRDefault="005428AB"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c>
          <w:tcPr>
            <w:tcW w:w="709" w:type="dxa"/>
            <w:tcBorders>
              <w:top w:val="single" w:sz="8" w:space="0" w:color="0066CC"/>
              <w:left w:val="nil"/>
              <w:bottom w:val="single" w:sz="8" w:space="0" w:color="0066CC"/>
              <w:right w:val="nil"/>
            </w:tcBorders>
          </w:tcPr>
          <w:p w14:paraId="6C2D43B3" w14:textId="42AD2092" w:rsidR="006A5357" w:rsidRPr="008B1A57" w:rsidRDefault="005428AB"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c>
          <w:tcPr>
            <w:tcW w:w="709" w:type="dxa"/>
            <w:tcBorders>
              <w:top w:val="single" w:sz="8" w:space="0" w:color="0066CC"/>
              <w:left w:val="nil"/>
              <w:bottom w:val="single" w:sz="8" w:space="0" w:color="0066CC"/>
              <w:right w:val="nil"/>
            </w:tcBorders>
          </w:tcPr>
          <w:p w14:paraId="1F8B1DB8" w14:textId="7DBB1F09" w:rsidR="006A5357" w:rsidRPr="008B1A57" w:rsidRDefault="005428AB"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r>
      <w:tr w:rsidR="006A5357" w14:paraId="0D619D56"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15C3076" w14:textId="77777777" w:rsidR="006A5357" w:rsidRPr="008B1A57" w:rsidRDefault="006A5357" w:rsidP="006522F8">
            <w:pPr>
              <w:pStyle w:val="Tabelle"/>
              <w:rPr>
                <w:rFonts w:ascii="Arial" w:hAnsi="Arial" w:cs="Arial"/>
                <w:b w:val="0"/>
                <w:bCs/>
                <w:color w:val="FF0000"/>
                <w:sz w:val="16"/>
                <w:szCs w:val="16"/>
                <w:lang w:eastAsia="en-US"/>
              </w:rPr>
            </w:pPr>
            <w:proofErr w:type="spellStart"/>
            <w:r w:rsidRPr="008B1A57">
              <w:rPr>
                <w:rFonts w:ascii="Arial" w:hAnsi="Arial" w:cs="Arial"/>
                <w:b w:val="0"/>
                <w:color w:val="FF0000"/>
                <w:sz w:val="16"/>
                <w:szCs w:val="16"/>
              </w:rPr>
              <w:t>basis.lang.beginn</w:t>
            </w:r>
            <w:proofErr w:type="spellEnd"/>
          </w:p>
        </w:tc>
        <w:tc>
          <w:tcPr>
            <w:tcW w:w="992" w:type="dxa"/>
            <w:tcBorders>
              <w:top w:val="single" w:sz="8" w:space="0" w:color="0066CC"/>
              <w:left w:val="nil"/>
              <w:bottom w:val="single" w:sz="8" w:space="0" w:color="0066CC"/>
              <w:right w:val="nil"/>
            </w:tcBorders>
          </w:tcPr>
          <w:p w14:paraId="18BBD4E5" w14:textId="77777777" w:rsidR="006A5357" w:rsidRPr="008B1A57"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78E3073E" w14:textId="77777777" w:rsidR="006A5357" w:rsidRPr="008B1A57"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Langzeit Trends: Lange Basis für Szenarien-Rechnung: Beginn</w:t>
            </w:r>
          </w:p>
        </w:tc>
        <w:tc>
          <w:tcPr>
            <w:tcW w:w="708" w:type="dxa"/>
            <w:tcBorders>
              <w:top w:val="single" w:sz="8" w:space="0" w:color="0066CC"/>
              <w:left w:val="nil"/>
              <w:bottom w:val="single" w:sz="8" w:space="0" w:color="0066CC"/>
              <w:right w:val="nil"/>
            </w:tcBorders>
          </w:tcPr>
          <w:p w14:paraId="3899BC40" w14:textId="77777777" w:rsidR="006A5357" w:rsidRPr="008B1A57"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1993</w:t>
            </w:r>
          </w:p>
        </w:tc>
        <w:tc>
          <w:tcPr>
            <w:tcW w:w="709" w:type="dxa"/>
            <w:tcBorders>
              <w:top w:val="single" w:sz="8" w:space="0" w:color="0066CC"/>
              <w:left w:val="nil"/>
              <w:bottom w:val="single" w:sz="8" w:space="0" w:color="0066CC"/>
              <w:right w:val="nil"/>
            </w:tcBorders>
          </w:tcPr>
          <w:p w14:paraId="7CD7BE49" w14:textId="77777777" w:rsidR="006A5357" w:rsidRPr="008B1A57"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1993</w:t>
            </w:r>
          </w:p>
        </w:tc>
        <w:tc>
          <w:tcPr>
            <w:tcW w:w="709" w:type="dxa"/>
            <w:tcBorders>
              <w:top w:val="single" w:sz="8" w:space="0" w:color="0066CC"/>
              <w:left w:val="nil"/>
              <w:bottom w:val="single" w:sz="8" w:space="0" w:color="0066CC"/>
              <w:right w:val="nil"/>
            </w:tcBorders>
          </w:tcPr>
          <w:p w14:paraId="7BABEAF4" w14:textId="77777777" w:rsidR="006A5357" w:rsidRPr="008B1A57"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1993</w:t>
            </w:r>
          </w:p>
        </w:tc>
      </w:tr>
      <w:tr w:rsidR="006A5357" w14:paraId="2B7CF132"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4DDA81B" w14:textId="77777777" w:rsidR="006A5357" w:rsidRPr="008B1A57" w:rsidRDefault="006A5357" w:rsidP="006522F8">
            <w:pPr>
              <w:pStyle w:val="Tabelle"/>
              <w:rPr>
                <w:rFonts w:ascii="Arial" w:hAnsi="Arial" w:cs="Arial"/>
                <w:b w:val="0"/>
                <w:bCs/>
                <w:color w:val="FF0000"/>
                <w:sz w:val="16"/>
                <w:szCs w:val="16"/>
                <w:lang w:eastAsia="en-US"/>
              </w:rPr>
            </w:pPr>
            <w:proofErr w:type="spellStart"/>
            <w:r w:rsidRPr="008B1A57">
              <w:rPr>
                <w:rFonts w:ascii="Arial" w:hAnsi="Arial" w:cs="Arial"/>
                <w:b w:val="0"/>
                <w:color w:val="FF0000"/>
                <w:sz w:val="16"/>
                <w:szCs w:val="16"/>
              </w:rPr>
              <w:t>basis.lang.ende</w:t>
            </w:r>
            <w:proofErr w:type="spellEnd"/>
          </w:p>
        </w:tc>
        <w:tc>
          <w:tcPr>
            <w:tcW w:w="992" w:type="dxa"/>
            <w:tcBorders>
              <w:top w:val="single" w:sz="8" w:space="0" w:color="0066CC"/>
              <w:left w:val="nil"/>
              <w:bottom w:val="single" w:sz="8" w:space="0" w:color="0066CC"/>
              <w:right w:val="nil"/>
            </w:tcBorders>
          </w:tcPr>
          <w:p w14:paraId="76871907" w14:textId="77777777" w:rsidR="006A5357" w:rsidRPr="008B1A57"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37D8203F" w14:textId="77777777" w:rsidR="006A5357" w:rsidRPr="008B1A57"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Langzeit Trends: Lange Basis für Szenarien-Rechnung: Ende</w:t>
            </w:r>
          </w:p>
        </w:tc>
        <w:tc>
          <w:tcPr>
            <w:tcW w:w="708" w:type="dxa"/>
            <w:tcBorders>
              <w:top w:val="single" w:sz="8" w:space="0" w:color="0066CC"/>
              <w:left w:val="nil"/>
              <w:bottom w:val="single" w:sz="8" w:space="0" w:color="0066CC"/>
              <w:right w:val="nil"/>
            </w:tcBorders>
          </w:tcPr>
          <w:p w14:paraId="7959F0B8" w14:textId="63B4D821" w:rsidR="006A5357" w:rsidRPr="008B1A57" w:rsidRDefault="005428AB"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c>
          <w:tcPr>
            <w:tcW w:w="709" w:type="dxa"/>
            <w:tcBorders>
              <w:top w:val="single" w:sz="8" w:space="0" w:color="0066CC"/>
              <w:left w:val="nil"/>
              <w:bottom w:val="single" w:sz="8" w:space="0" w:color="0066CC"/>
              <w:right w:val="nil"/>
            </w:tcBorders>
          </w:tcPr>
          <w:p w14:paraId="0A74A8E6" w14:textId="57EA42BA" w:rsidR="006A5357" w:rsidRPr="008B1A57" w:rsidRDefault="005428AB"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c>
          <w:tcPr>
            <w:tcW w:w="709" w:type="dxa"/>
            <w:tcBorders>
              <w:top w:val="single" w:sz="8" w:space="0" w:color="0066CC"/>
              <w:left w:val="nil"/>
              <w:bottom w:val="single" w:sz="8" w:space="0" w:color="0066CC"/>
              <w:right w:val="nil"/>
            </w:tcBorders>
          </w:tcPr>
          <w:p w14:paraId="38804251" w14:textId="105DA1FA" w:rsidR="006A5357" w:rsidRPr="008B1A57" w:rsidRDefault="005428AB"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r>
      <w:tr w:rsidR="00403C65" w14:paraId="456B7C0C"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CD60845" w14:textId="4AE5B08B" w:rsidR="00403C65" w:rsidRPr="00E43276" w:rsidRDefault="00E43276" w:rsidP="00403C65">
            <w:pPr>
              <w:pStyle w:val="Tabelle"/>
              <w:rPr>
                <w:rFonts w:ascii="Arial" w:hAnsi="Arial" w:cs="Arial"/>
                <w:b w:val="0"/>
                <w:color w:val="000000" w:themeColor="text1"/>
                <w:sz w:val="16"/>
                <w:szCs w:val="16"/>
              </w:rPr>
            </w:pPr>
            <w:proofErr w:type="spellStart"/>
            <w:r w:rsidRPr="00E43276">
              <w:rPr>
                <w:rFonts w:ascii="Arial" w:hAnsi="Arial" w:cs="Arial"/>
                <w:b w:val="0"/>
                <w:color w:val="000000" w:themeColor="text1"/>
                <w:sz w:val="16"/>
                <w:szCs w:val="16"/>
              </w:rPr>
              <w:t>bir_base_begin</w:t>
            </w:r>
            <w:proofErr w:type="spellEnd"/>
          </w:p>
        </w:tc>
        <w:tc>
          <w:tcPr>
            <w:tcW w:w="992" w:type="dxa"/>
            <w:tcBorders>
              <w:top w:val="single" w:sz="8" w:space="0" w:color="0066CC"/>
              <w:left w:val="nil"/>
              <w:bottom w:val="single" w:sz="8" w:space="0" w:color="0066CC"/>
              <w:right w:val="nil"/>
            </w:tcBorders>
          </w:tcPr>
          <w:p w14:paraId="2A07FF22" w14:textId="518D3362" w:rsidR="00403C65" w:rsidRPr="00AC1E23" w:rsidRDefault="00403C65" w:rsidP="00403C65">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AC1E23">
              <w:rPr>
                <w:rFonts w:ascii="Arial" w:hAnsi="Arial" w:cs="Arial"/>
                <w:color w:val="000000" w:themeColor="text1"/>
                <w:sz w:val="16"/>
                <w:szCs w:val="16"/>
              </w:rPr>
              <w:t>Jahr</w:t>
            </w:r>
          </w:p>
        </w:tc>
        <w:tc>
          <w:tcPr>
            <w:tcW w:w="3969" w:type="dxa"/>
            <w:tcBorders>
              <w:top w:val="single" w:sz="8" w:space="0" w:color="0066CC"/>
              <w:left w:val="nil"/>
              <w:bottom w:val="single" w:sz="8" w:space="0" w:color="0066CC"/>
              <w:right w:val="nil"/>
            </w:tcBorders>
          </w:tcPr>
          <w:p w14:paraId="0FD37A72" w14:textId="437CC82C" w:rsidR="00403C65" w:rsidRPr="00AC1E23" w:rsidRDefault="00403C65" w:rsidP="00403C65">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AC1E23">
              <w:rPr>
                <w:rFonts w:ascii="Arial" w:hAnsi="Arial" w:cs="Arial"/>
                <w:color w:val="000000" w:themeColor="text1"/>
                <w:sz w:val="16"/>
                <w:szCs w:val="16"/>
              </w:rPr>
              <w:t>Basis für Szenarien-Rechnung (Geburten): Beginn</w:t>
            </w:r>
          </w:p>
        </w:tc>
        <w:tc>
          <w:tcPr>
            <w:tcW w:w="708" w:type="dxa"/>
            <w:tcBorders>
              <w:top w:val="single" w:sz="8" w:space="0" w:color="0066CC"/>
              <w:left w:val="nil"/>
              <w:bottom w:val="single" w:sz="8" w:space="0" w:color="0066CC"/>
              <w:right w:val="nil"/>
            </w:tcBorders>
          </w:tcPr>
          <w:p w14:paraId="3F0D18A4" w14:textId="6E1040F2" w:rsidR="00403C65" w:rsidRPr="00AC1E23" w:rsidRDefault="00E43276"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AC1E23">
              <w:rPr>
                <w:rFonts w:ascii="Arial" w:hAnsi="Arial" w:cs="Arial"/>
                <w:color w:val="000000" w:themeColor="text1"/>
                <w:sz w:val="16"/>
                <w:szCs w:val="16"/>
              </w:rPr>
              <w:t>2010</w:t>
            </w:r>
          </w:p>
        </w:tc>
        <w:tc>
          <w:tcPr>
            <w:tcW w:w="709" w:type="dxa"/>
            <w:tcBorders>
              <w:top w:val="single" w:sz="8" w:space="0" w:color="0066CC"/>
              <w:left w:val="nil"/>
              <w:bottom w:val="single" w:sz="8" w:space="0" w:color="0066CC"/>
              <w:right w:val="nil"/>
            </w:tcBorders>
          </w:tcPr>
          <w:p w14:paraId="74773260" w14:textId="34C82C22" w:rsidR="00403C65" w:rsidRPr="00AC1E23" w:rsidRDefault="00E43276"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AC1E23">
              <w:rPr>
                <w:rFonts w:ascii="Arial" w:hAnsi="Arial" w:cs="Arial"/>
                <w:color w:val="000000" w:themeColor="text1"/>
                <w:sz w:val="16"/>
                <w:szCs w:val="16"/>
              </w:rPr>
              <w:t>2010</w:t>
            </w:r>
          </w:p>
        </w:tc>
        <w:tc>
          <w:tcPr>
            <w:tcW w:w="709" w:type="dxa"/>
            <w:tcBorders>
              <w:top w:val="single" w:sz="8" w:space="0" w:color="0066CC"/>
              <w:left w:val="nil"/>
              <w:bottom w:val="single" w:sz="8" w:space="0" w:color="0066CC"/>
              <w:right w:val="nil"/>
            </w:tcBorders>
          </w:tcPr>
          <w:p w14:paraId="1BD4952C" w14:textId="025BFEE9" w:rsidR="00403C65" w:rsidRPr="00AC1E23" w:rsidRDefault="00E43276"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AC1E23">
              <w:rPr>
                <w:rFonts w:ascii="Arial" w:hAnsi="Arial" w:cs="Arial"/>
                <w:color w:val="000000" w:themeColor="text1"/>
                <w:sz w:val="16"/>
                <w:szCs w:val="16"/>
              </w:rPr>
              <w:t>2010</w:t>
            </w:r>
          </w:p>
        </w:tc>
      </w:tr>
      <w:tr w:rsidR="00403C65" w14:paraId="15C50C58"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B5D7B6E" w14:textId="634444AB" w:rsidR="00403C65" w:rsidRPr="00E43276" w:rsidRDefault="00E43276" w:rsidP="00484544">
            <w:pPr>
              <w:pStyle w:val="Tabelle"/>
              <w:rPr>
                <w:rFonts w:ascii="Arial" w:hAnsi="Arial" w:cs="Arial"/>
                <w:b w:val="0"/>
                <w:color w:val="000000" w:themeColor="text1"/>
                <w:sz w:val="16"/>
                <w:szCs w:val="16"/>
              </w:rPr>
            </w:pPr>
            <w:proofErr w:type="spellStart"/>
            <w:r w:rsidRPr="00E43276">
              <w:rPr>
                <w:rFonts w:ascii="Arial" w:hAnsi="Arial" w:cs="Arial"/>
                <w:b w:val="0"/>
                <w:color w:val="000000" w:themeColor="text1"/>
                <w:sz w:val="16"/>
                <w:szCs w:val="16"/>
              </w:rPr>
              <w:t>bir_base_end</w:t>
            </w:r>
            <w:proofErr w:type="spellEnd"/>
          </w:p>
        </w:tc>
        <w:tc>
          <w:tcPr>
            <w:tcW w:w="992" w:type="dxa"/>
            <w:tcBorders>
              <w:top w:val="single" w:sz="8" w:space="0" w:color="0066CC"/>
              <w:left w:val="nil"/>
              <w:bottom w:val="single" w:sz="8" w:space="0" w:color="0066CC"/>
              <w:right w:val="nil"/>
            </w:tcBorders>
          </w:tcPr>
          <w:p w14:paraId="2C551AE8" w14:textId="5346DDD8" w:rsidR="00403C65" w:rsidRPr="00AC1E23"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AC1E23">
              <w:rPr>
                <w:rFonts w:ascii="Arial" w:hAnsi="Arial" w:cs="Arial"/>
                <w:color w:val="000000" w:themeColor="text1"/>
                <w:sz w:val="16"/>
                <w:szCs w:val="16"/>
              </w:rPr>
              <w:t>Jahr</w:t>
            </w:r>
          </w:p>
        </w:tc>
        <w:tc>
          <w:tcPr>
            <w:tcW w:w="3969" w:type="dxa"/>
            <w:tcBorders>
              <w:top w:val="single" w:sz="8" w:space="0" w:color="0066CC"/>
              <w:left w:val="nil"/>
              <w:bottom w:val="single" w:sz="8" w:space="0" w:color="0066CC"/>
              <w:right w:val="nil"/>
            </w:tcBorders>
          </w:tcPr>
          <w:p w14:paraId="57F5F7FE" w14:textId="5C758CE9" w:rsidR="00403C65" w:rsidRPr="00AC1E23"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AC1E23">
              <w:rPr>
                <w:rFonts w:ascii="Arial" w:hAnsi="Arial" w:cs="Arial"/>
                <w:color w:val="000000" w:themeColor="text1"/>
                <w:sz w:val="16"/>
                <w:szCs w:val="16"/>
              </w:rPr>
              <w:t>Basis für Szenarien-Rechnung (Geburten): Ende</w:t>
            </w:r>
          </w:p>
        </w:tc>
        <w:tc>
          <w:tcPr>
            <w:tcW w:w="708" w:type="dxa"/>
            <w:tcBorders>
              <w:top w:val="single" w:sz="8" w:space="0" w:color="0066CC"/>
              <w:left w:val="nil"/>
              <w:bottom w:val="single" w:sz="8" w:space="0" w:color="0066CC"/>
              <w:right w:val="nil"/>
            </w:tcBorders>
          </w:tcPr>
          <w:p w14:paraId="1237B094" w14:textId="19C1FB47" w:rsidR="00403C65" w:rsidRPr="00AC1E23" w:rsidRDefault="00E43276"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AC1E23">
              <w:rPr>
                <w:rFonts w:ascii="Arial" w:hAnsi="Arial" w:cs="Arial"/>
                <w:color w:val="000000" w:themeColor="text1"/>
                <w:sz w:val="16"/>
                <w:szCs w:val="16"/>
              </w:rPr>
              <w:t>2021</w:t>
            </w:r>
          </w:p>
        </w:tc>
        <w:tc>
          <w:tcPr>
            <w:tcW w:w="709" w:type="dxa"/>
            <w:tcBorders>
              <w:top w:val="single" w:sz="8" w:space="0" w:color="0066CC"/>
              <w:left w:val="nil"/>
              <w:bottom w:val="single" w:sz="8" w:space="0" w:color="0066CC"/>
              <w:right w:val="nil"/>
            </w:tcBorders>
          </w:tcPr>
          <w:p w14:paraId="7D7DE76B" w14:textId="183CC26F" w:rsidR="00403C65" w:rsidRPr="00AC1E23" w:rsidRDefault="005428AB" w:rsidP="00E43276">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AC1E23">
              <w:rPr>
                <w:rFonts w:ascii="Arial" w:hAnsi="Arial" w:cs="Arial"/>
                <w:color w:val="000000" w:themeColor="text1"/>
                <w:sz w:val="16"/>
                <w:szCs w:val="16"/>
              </w:rPr>
              <w:t>202</w:t>
            </w:r>
            <w:r w:rsidR="00E43276" w:rsidRPr="00AC1E23">
              <w:rPr>
                <w:rFonts w:ascii="Arial" w:hAnsi="Arial" w:cs="Arial"/>
                <w:color w:val="000000" w:themeColor="text1"/>
                <w:sz w:val="16"/>
                <w:szCs w:val="16"/>
              </w:rPr>
              <w:t>1</w:t>
            </w:r>
          </w:p>
        </w:tc>
        <w:tc>
          <w:tcPr>
            <w:tcW w:w="709" w:type="dxa"/>
            <w:tcBorders>
              <w:top w:val="single" w:sz="8" w:space="0" w:color="0066CC"/>
              <w:left w:val="nil"/>
              <w:bottom w:val="single" w:sz="8" w:space="0" w:color="0066CC"/>
              <w:right w:val="nil"/>
            </w:tcBorders>
          </w:tcPr>
          <w:p w14:paraId="6223E2EA" w14:textId="14BDE59A" w:rsidR="00403C65" w:rsidRPr="00AC1E23" w:rsidRDefault="005428AB" w:rsidP="00E43276">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AC1E23">
              <w:rPr>
                <w:rFonts w:ascii="Arial" w:hAnsi="Arial" w:cs="Arial"/>
                <w:color w:val="000000" w:themeColor="text1"/>
                <w:sz w:val="16"/>
                <w:szCs w:val="16"/>
              </w:rPr>
              <w:t>202</w:t>
            </w:r>
            <w:r w:rsidR="00E43276" w:rsidRPr="00AC1E23">
              <w:rPr>
                <w:rFonts w:ascii="Arial" w:hAnsi="Arial" w:cs="Arial"/>
                <w:color w:val="000000" w:themeColor="text1"/>
                <w:sz w:val="16"/>
                <w:szCs w:val="16"/>
              </w:rPr>
              <w:t>1</w:t>
            </w:r>
          </w:p>
        </w:tc>
      </w:tr>
      <w:tr w:rsidR="00403C65" w14:paraId="7CAD1997"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99E2D73" w14:textId="085B6B89" w:rsidR="00403C65" w:rsidRPr="008B1A57" w:rsidRDefault="00403C65" w:rsidP="00403C65">
            <w:pPr>
              <w:pStyle w:val="Tabelle"/>
              <w:rPr>
                <w:rFonts w:ascii="Arial" w:hAnsi="Arial" w:cs="Arial"/>
                <w:b w:val="0"/>
                <w:color w:val="FF0000"/>
                <w:sz w:val="16"/>
                <w:szCs w:val="16"/>
              </w:rPr>
            </w:pPr>
            <w:proofErr w:type="spellStart"/>
            <w:r w:rsidRPr="008B1A57">
              <w:rPr>
                <w:rFonts w:ascii="Arial" w:hAnsi="Arial" w:cs="Arial"/>
                <w:b w:val="0"/>
                <w:color w:val="FF0000"/>
                <w:sz w:val="16"/>
                <w:szCs w:val="16"/>
              </w:rPr>
              <w:t>tod.basis.beginn</w:t>
            </w:r>
            <w:proofErr w:type="spellEnd"/>
          </w:p>
        </w:tc>
        <w:tc>
          <w:tcPr>
            <w:tcW w:w="992" w:type="dxa"/>
            <w:tcBorders>
              <w:top w:val="single" w:sz="8" w:space="0" w:color="0066CC"/>
              <w:left w:val="nil"/>
              <w:bottom w:val="single" w:sz="8" w:space="0" w:color="0066CC"/>
              <w:right w:val="nil"/>
            </w:tcBorders>
          </w:tcPr>
          <w:p w14:paraId="04426FF8" w14:textId="363929AE" w:rsidR="00403C65" w:rsidRPr="008B1A57" w:rsidRDefault="00403C65" w:rsidP="00403C65">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03CE32BF" w14:textId="7FD79DD3" w:rsidR="00403C65" w:rsidRPr="008B1A57" w:rsidRDefault="00403C65" w:rsidP="00403C65">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8B1A57">
              <w:rPr>
                <w:rFonts w:ascii="Arial" w:hAnsi="Arial" w:cs="Arial"/>
                <w:color w:val="FF0000"/>
                <w:sz w:val="16"/>
                <w:szCs w:val="16"/>
              </w:rPr>
              <w:t>Beginn der Basis-Zeitperiode für Sterblichkeitsdaten</w:t>
            </w:r>
          </w:p>
        </w:tc>
        <w:tc>
          <w:tcPr>
            <w:tcW w:w="708" w:type="dxa"/>
            <w:tcBorders>
              <w:top w:val="single" w:sz="8" w:space="0" w:color="0066CC"/>
              <w:left w:val="nil"/>
              <w:bottom w:val="single" w:sz="8" w:space="0" w:color="0066CC"/>
              <w:right w:val="nil"/>
            </w:tcBorders>
          </w:tcPr>
          <w:p w14:paraId="187D7EF7" w14:textId="67B28A4E" w:rsidR="00403C65" w:rsidRPr="008B1A57" w:rsidRDefault="00881580" w:rsidP="006B7424">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8B1A57">
              <w:rPr>
                <w:rFonts w:ascii="Arial" w:hAnsi="Arial" w:cs="Arial"/>
                <w:color w:val="FF0000"/>
                <w:sz w:val="16"/>
                <w:szCs w:val="16"/>
              </w:rPr>
              <w:t>2009</w:t>
            </w:r>
          </w:p>
        </w:tc>
        <w:tc>
          <w:tcPr>
            <w:tcW w:w="709" w:type="dxa"/>
            <w:tcBorders>
              <w:top w:val="single" w:sz="8" w:space="0" w:color="0066CC"/>
              <w:left w:val="nil"/>
              <w:bottom w:val="single" w:sz="8" w:space="0" w:color="0066CC"/>
              <w:right w:val="nil"/>
            </w:tcBorders>
          </w:tcPr>
          <w:p w14:paraId="217C7857" w14:textId="43F88AAD" w:rsidR="00403C65" w:rsidRPr="008B1A57" w:rsidRDefault="00881580"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8B1A57">
              <w:rPr>
                <w:rFonts w:ascii="Arial" w:hAnsi="Arial" w:cs="Arial"/>
                <w:color w:val="FF0000"/>
                <w:sz w:val="16"/>
                <w:szCs w:val="16"/>
              </w:rPr>
              <w:t>2009</w:t>
            </w:r>
          </w:p>
        </w:tc>
        <w:tc>
          <w:tcPr>
            <w:tcW w:w="709" w:type="dxa"/>
            <w:tcBorders>
              <w:top w:val="single" w:sz="8" w:space="0" w:color="0066CC"/>
              <w:left w:val="nil"/>
              <w:bottom w:val="single" w:sz="8" w:space="0" w:color="0066CC"/>
              <w:right w:val="nil"/>
            </w:tcBorders>
          </w:tcPr>
          <w:p w14:paraId="3F215455" w14:textId="3B40080A" w:rsidR="00403C65" w:rsidRPr="008B1A57" w:rsidRDefault="00881580"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8B1A57">
              <w:rPr>
                <w:rFonts w:ascii="Arial" w:hAnsi="Arial" w:cs="Arial"/>
                <w:color w:val="FF0000"/>
                <w:sz w:val="16"/>
                <w:szCs w:val="16"/>
              </w:rPr>
              <w:t>2009</w:t>
            </w:r>
          </w:p>
        </w:tc>
      </w:tr>
      <w:tr w:rsidR="00403C65" w14:paraId="75C69671"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C9EBB0E" w14:textId="1C88360D" w:rsidR="00403C65" w:rsidRPr="008B1A57" w:rsidRDefault="00403C65" w:rsidP="00403C65">
            <w:pPr>
              <w:pStyle w:val="Tabelle"/>
              <w:rPr>
                <w:rFonts w:ascii="Arial" w:hAnsi="Arial" w:cs="Arial"/>
                <w:b w:val="0"/>
                <w:color w:val="FF0000"/>
                <w:sz w:val="16"/>
                <w:szCs w:val="16"/>
              </w:rPr>
            </w:pPr>
            <w:proofErr w:type="spellStart"/>
            <w:r w:rsidRPr="008B1A57">
              <w:rPr>
                <w:rFonts w:ascii="Arial" w:hAnsi="Arial" w:cs="Arial"/>
                <w:b w:val="0"/>
                <w:color w:val="FF0000"/>
                <w:sz w:val="16"/>
                <w:szCs w:val="16"/>
              </w:rPr>
              <w:t>tod.basis.ende</w:t>
            </w:r>
            <w:proofErr w:type="spellEnd"/>
          </w:p>
        </w:tc>
        <w:tc>
          <w:tcPr>
            <w:tcW w:w="992" w:type="dxa"/>
            <w:tcBorders>
              <w:top w:val="single" w:sz="8" w:space="0" w:color="0066CC"/>
              <w:left w:val="nil"/>
              <w:bottom w:val="single" w:sz="8" w:space="0" w:color="0066CC"/>
              <w:right w:val="nil"/>
            </w:tcBorders>
          </w:tcPr>
          <w:p w14:paraId="107ABEC9" w14:textId="308E428D" w:rsidR="00403C65" w:rsidRPr="008B1A57"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4FF5EF6C" w14:textId="36A716DD" w:rsidR="00403C65" w:rsidRPr="008B1A57"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8B1A57">
              <w:rPr>
                <w:rFonts w:ascii="Arial" w:hAnsi="Arial" w:cs="Arial"/>
                <w:color w:val="FF0000"/>
                <w:sz w:val="16"/>
                <w:szCs w:val="16"/>
              </w:rPr>
              <w:t>Ende der Basis-Zeitperiode für Sterblichkeitsdaten</w:t>
            </w:r>
          </w:p>
        </w:tc>
        <w:tc>
          <w:tcPr>
            <w:tcW w:w="708" w:type="dxa"/>
            <w:tcBorders>
              <w:top w:val="single" w:sz="8" w:space="0" w:color="0066CC"/>
              <w:left w:val="nil"/>
              <w:bottom w:val="single" w:sz="8" w:space="0" w:color="0066CC"/>
              <w:right w:val="nil"/>
            </w:tcBorders>
          </w:tcPr>
          <w:p w14:paraId="28EEEA3D" w14:textId="6D0E4FFF" w:rsidR="00403C65" w:rsidRPr="008B1A57" w:rsidRDefault="00881580" w:rsidP="006B7424">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8B1A57">
              <w:rPr>
                <w:rFonts w:ascii="Arial" w:hAnsi="Arial" w:cs="Arial"/>
                <w:color w:val="FF0000"/>
                <w:sz w:val="16"/>
                <w:szCs w:val="16"/>
              </w:rPr>
              <w:t>2019</w:t>
            </w:r>
          </w:p>
        </w:tc>
        <w:tc>
          <w:tcPr>
            <w:tcW w:w="709" w:type="dxa"/>
            <w:tcBorders>
              <w:top w:val="single" w:sz="8" w:space="0" w:color="0066CC"/>
              <w:left w:val="nil"/>
              <w:bottom w:val="single" w:sz="8" w:space="0" w:color="0066CC"/>
              <w:right w:val="nil"/>
            </w:tcBorders>
          </w:tcPr>
          <w:p w14:paraId="709CDE21" w14:textId="43074590" w:rsidR="00403C65" w:rsidRPr="008B1A57" w:rsidRDefault="00881580"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8B1A57">
              <w:rPr>
                <w:rFonts w:ascii="Arial" w:hAnsi="Arial" w:cs="Arial"/>
                <w:color w:val="FF0000"/>
                <w:sz w:val="16"/>
                <w:szCs w:val="16"/>
              </w:rPr>
              <w:t>2019</w:t>
            </w:r>
          </w:p>
        </w:tc>
        <w:tc>
          <w:tcPr>
            <w:tcW w:w="709" w:type="dxa"/>
            <w:tcBorders>
              <w:top w:val="single" w:sz="8" w:space="0" w:color="0066CC"/>
              <w:left w:val="nil"/>
              <w:bottom w:val="single" w:sz="8" w:space="0" w:color="0066CC"/>
              <w:right w:val="nil"/>
            </w:tcBorders>
          </w:tcPr>
          <w:p w14:paraId="4D028C20" w14:textId="1C4B5F28" w:rsidR="00403C65" w:rsidRPr="008B1A57" w:rsidRDefault="00881580"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8B1A57">
              <w:rPr>
                <w:rFonts w:ascii="Arial" w:hAnsi="Arial" w:cs="Arial"/>
                <w:color w:val="FF0000"/>
                <w:sz w:val="16"/>
                <w:szCs w:val="16"/>
              </w:rPr>
              <w:t>2019</w:t>
            </w:r>
          </w:p>
        </w:tc>
      </w:tr>
      <w:tr w:rsidR="00F01C79" w14:paraId="091684EE" w14:textId="77777777" w:rsidTr="005A639C">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EF14C0E" w14:textId="29150519" w:rsidR="00F01C79" w:rsidRPr="008B1A57" w:rsidRDefault="00484544" w:rsidP="005A639C">
            <w:pPr>
              <w:pStyle w:val="Tabelle"/>
              <w:rPr>
                <w:rFonts w:ascii="Arial" w:hAnsi="Arial" w:cs="Arial"/>
                <w:b w:val="0"/>
                <w:bCs/>
                <w:color w:val="FF0000"/>
                <w:sz w:val="16"/>
                <w:szCs w:val="16"/>
                <w:lang w:eastAsia="en-US"/>
              </w:rPr>
            </w:pPr>
            <w:proofErr w:type="spellStart"/>
            <w:r w:rsidRPr="008B1A57">
              <w:rPr>
                <w:rFonts w:ascii="Arial" w:hAnsi="Arial" w:cs="Arial"/>
                <w:b w:val="0"/>
                <w:color w:val="FF0000"/>
                <w:sz w:val="16"/>
                <w:szCs w:val="16"/>
              </w:rPr>
              <w:t>ein.basis.</w:t>
            </w:r>
            <w:r w:rsidR="00F01C79" w:rsidRPr="008B1A57">
              <w:rPr>
                <w:rFonts w:ascii="Arial" w:hAnsi="Arial" w:cs="Arial"/>
                <w:b w:val="0"/>
                <w:color w:val="FF0000"/>
                <w:sz w:val="16"/>
                <w:szCs w:val="16"/>
              </w:rPr>
              <w:t>beginn</w:t>
            </w:r>
            <w:proofErr w:type="spellEnd"/>
          </w:p>
        </w:tc>
        <w:tc>
          <w:tcPr>
            <w:tcW w:w="992" w:type="dxa"/>
            <w:tcBorders>
              <w:top w:val="single" w:sz="8" w:space="0" w:color="0066CC"/>
              <w:left w:val="nil"/>
              <w:bottom w:val="single" w:sz="8" w:space="0" w:color="0066CC"/>
              <w:right w:val="nil"/>
            </w:tcBorders>
          </w:tcPr>
          <w:p w14:paraId="49FF8E53" w14:textId="77777777" w:rsidR="00F01C79" w:rsidRPr="008B1A57" w:rsidRDefault="00F01C79" w:rsidP="005A639C">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6C03ECCD" w14:textId="77777777" w:rsidR="00F01C79" w:rsidRPr="008B1A57" w:rsidRDefault="00F01C79" w:rsidP="005A639C">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Basis für Szenarien-Rechnung (Einbürgerung): Beginn</w:t>
            </w:r>
          </w:p>
        </w:tc>
        <w:tc>
          <w:tcPr>
            <w:tcW w:w="708" w:type="dxa"/>
            <w:tcBorders>
              <w:top w:val="single" w:sz="8" w:space="0" w:color="0066CC"/>
              <w:left w:val="nil"/>
              <w:bottom w:val="single" w:sz="8" w:space="0" w:color="0066CC"/>
              <w:right w:val="nil"/>
            </w:tcBorders>
          </w:tcPr>
          <w:p w14:paraId="6DA06ED4" w14:textId="77777777" w:rsidR="00F01C79" w:rsidRPr="008B1A57" w:rsidRDefault="00F01C79" w:rsidP="005A639C">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2011</w:t>
            </w:r>
          </w:p>
        </w:tc>
        <w:tc>
          <w:tcPr>
            <w:tcW w:w="709" w:type="dxa"/>
            <w:tcBorders>
              <w:top w:val="single" w:sz="8" w:space="0" w:color="0066CC"/>
              <w:left w:val="nil"/>
              <w:bottom w:val="single" w:sz="8" w:space="0" w:color="0066CC"/>
              <w:right w:val="nil"/>
            </w:tcBorders>
          </w:tcPr>
          <w:p w14:paraId="3EC8ACAF" w14:textId="77777777" w:rsidR="00F01C79" w:rsidRPr="008B1A57" w:rsidRDefault="00F01C79" w:rsidP="005A639C">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2011</w:t>
            </w:r>
          </w:p>
        </w:tc>
        <w:tc>
          <w:tcPr>
            <w:tcW w:w="709" w:type="dxa"/>
            <w:tcBorders>
              <w:top w:val="single" w:sz="8" w:space="0" w:color="0066CC"/>
              <w:left w:val="nil"/>
              <w:bottom w:val="single" w:sz="8" w:space="0" w:color="0066CC"/>
              <w:right w:val="nil"/>
            </w:tcBorders>
          </w:tcPr>
          <w:p w14:paraId="33957E2E" w14:textId="77777777" w:rsidR="00F01C79" w:rsidRPr="008B1A57" w:rsidRDefault="00F01C79" w:rsidP="005A639C">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2011</w:t>
            </w:r>
          </w:p>
        </w:tc>
      </w:tr>
      <w:tr w:rsidR="00F01C79" w14:paraId="5E7EF096" w14:textId="77777777" w:rsidTr="005A6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FF64640" w14:textId="5A82C6B9" w:rsidR="00F01C79" w:rsidRPr="008B1A57" w:rsidRDefault="00484544" w:rsidP="005A639C">
            <w:pPr>
              <w:pStyle w:val="Tabelle"/>
              <w:rPr>
                <w:rFonts w:ascii="Arial" w:hAnsi="Arial" w:cs="Arial"/>
                <w:b w:val="0"/>
                <w:bCs/>
                <w:color w:val="FF0000"/>
                <w:sz w:val="16"/>
                <w:szCs w:val="16"/>
                <w:lang w:eastAsia="en-US"/>
              </w:rPr>
            </w:pPr>
            <w:proofErr w:type="spellStart"/>
            <w:r w:rsidRPr="008B1A57">
              <w:rPr>
                <w:rFonts w:ascii="Arial" w:hAnsi="Arial" w:cs="Arial"/>
                <w:b w:val="0"/>
                <w:color w:val="FF0000"/>
                <w:sz w:val="16"/>
                <w:szCs w:val="16"/>
              </w:rPr>
              <w:t>ein.basis.</w:t>
            </w:r>
            <w:r w:rsidR="00F01C79" w:rsidRPr="008B1A57">
              <w:rPr>
                <w:rFonts w:ascii="Arial" w:hAnsi="Arial" w:cs="Arial"/>
                <w:b w:val="0"/>
                <w:color w:val="FF0000"/>
                <w:sz w:val="16"/>
                <w:szCs w:val="16"/>
              </w:rPr>
              <w:t>ende</w:t>
            </w:r>
            <w:proofErr w:type="spellEnd"/>
          </w:p>
        </w:tc>
        <w:tc>
          <w:tcPr>
            <w:tcW w:w="992" w:type="dxa"/>
            <w:tcBorders>
              <w:top w:val="single" w:sz="8" w:space="0" w:color="0066CC"/>
              <w:left w:val="nil"/>
              <w:bottom w:val="single" w:sz="8" w:space="0" w:color="0066CC"/>
              <w:right w:val="nil"/>
            </w:tcBorders>
          </w:tcPr>
          <w:p w14:paraId="65F1CA08" w14:textId="77777777" w:rsidR="00F01C79" w:rsidRPr="008B1A57" w:rsidRDefault="00F01C79" w:rsidP="005A639C">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07E08B5F" w14:textId="77777777" w:rsidR="00F01C79" w:rsidRPr="008B1A57" w:rsidRDefault="00F01C79" w:rsidP="005A639C">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Basis für Szenarien-Rechnung (Einbürgerung): Ende</w:t>
            </w:r>
          </w:p>
        </w:tc>
        <w:tc>
          <w:tcPr>
            <w:tcW w:w="708" w:type="dxa"/>
            <w:tcBorders>
              <w:top w:val="single" w:sz="8" w:space="0" w:color="0066CC"/>
              <w:left w:val="nil"/>
              <w:bottom w:val="single" w:sz="8" w:space="0" w:color="0066CC"/>
              <w:right w:val="nil"/>
            </w:tcBorders>
          </w:tcPr>
          <w:p w14:paraId="4C4F75A8" w14:textId="392ED704" w:rsidR="00F01C79" w:rsidRPr="008B1A57" w:rsidRDefault="00881580" w:rsidP="005A639C">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c>
          <w:tcPr>
            <w:tcW w:w="709" w:type="dxa"/>
            <w:tcBorders>
              <w:top w:val="single" w:sz="8" w:space="0" w:color="0066CC"/>
              <w:left w:val="nil"/>
              <w:bottom w:val="single" w:sz="8" w:space="0" w:color="0066CC"/>
              <w:right w:val="nil"/>
            </w:tcBorders>
          </w:tcPr>
          <w:p w14:paraId="1F618613" w14:textId="7BCFAA28" w:rsidR="00F01C79" w:rsidRPr="008B1A57" w:rsidRDefault="00881580" w:rsidP="005A639C">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c>
          <w:tcPr>
            <w:tcW w:w="709" w:type="dxa"/>
            <w:tcBorders>
              <w:top w:val="single" w:sz="8" w:space="0" w:color="0066CC"/>
              <w:left w:val="nil"/>
              <w:bottom w:val="single" w:sz="8" w:space="0" w:color="0066CC"/>
              <w:right w:val="nil"/>
            </w:tcBorders>
          </w:tcPr>
          <w:p w14:paraId="7B614AC9" w14:textId="5E3BCD64" w:rsidR="00F01C79" w:rsidRPr="008B1A57" w:rsidRDefault="00881580" w:rsidP="005A639C">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r>
      <w:tr w:rsidR="00403C65" w14:paraId="213B04E4"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29AEC79" w14:textId="77777777" w:rsidR="00403C65" w:rsidRPr="008B1A57" w:rsidRDefault="00403C65" w:rsidP="00403C65">
            <w:pPr>
              <w:pStyle w:val="Tabelle"/>
              <w:rPr>
                <w:rFonts w:ascii="Arial" w:hAnsi="Arial" w:cs="Arial"/>
                <w:b w:val="0"/>
                <w:bCs/>
                <w:color w:val="FF0000"/>
                <w:sz w:val="16"/>
                <w:szCs w:val="16"/>
                <w:lang w:eastAsia="en-US"/>
              </w:rPr>
            </w:pPr>
            <w:proofErr w:type="spellStart"/>
            <w:r w:rsidRPr="008B1A57">
              <w:rPr>
                <w:rFonts w:ascii="Arial" w:hAnsi="Arial" w:cs="Arial"/>
                <w:b w:val="0"/>
                <w:color w:val="FF0000"/>
                <w:sz w:val="16"/>
                <w:szCs w:val="16"/>
              </w:rPr>
              <w:t>wf.bq.daten.beginn</w:t>
            </w:r>
            <w:proofErr w:type="spellEnd"/>
          </w:p>
        </w:tc>
        <w:tc>
          <w:tcPr>
            <w:tcW w:w="992" w:type="dxa"/>
            <w:tcBorders>
              <w:top w:val="single" w:sz="8" w:space="0" w:color="0066CC"/>
              <w:left w:val="nil"/>
              <w:bottom w:val="single" w:sz="8" w:space="0" w:color="0066CC"/>
              <w:right w:val="nil"/>
            </w:tcBorders>
          </w:tcPr>
          <w:p w14:paraId="2C6EA49E" w14:textId="77777777" w:rsidR="00403C65" w:rsidRPr="008B1A57" w:rsidRDefault="00403C65" w:rsidP="00403C65">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2BADFFE4" w14:textId="77777777" w:rsidR="00403C65" w:rsidRPr="008B1A57" w:rsidRDefault="00403C65" w:rsidP="00403C65">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Beginn der Daten zu Wohnflächenverbrauch und Belegungsquote</w:t>
            </w:r>
          </w:p>
        </w:tc>
        <w:tc>
          <w:tcPr>
            <w:tcW w:w="708" w:type="dxa"/>
            <w:tcBorders>
              <w:top w:val="single" w:sz="8" w:space="0" w:color="0066CC"/>
              <w:left w:val="nil"/>
              <w:bottom w:val="single" w:sz="8" w:space="0" w:color="0066CC"/>
              <w:right w:val="nil"/>
            </w:tcBorders>
          </w:tcPr>
          <w:p w14:paraId="4D3E9409" w14:textId="09BBB156" w:rsidR="00403C65" w:rsidRPr="008B1A57" w:rsidRDefault="00403C65"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2003</w:t>
            </w:r>
          </w:p>
        </w:tc>
        <w:tc>
          <w:tcPr>
            <w:tcW w:w="709" w:type="dxa"/>
            <w:tcBorders>
              <w:top w:val="single" w:sz="8" w:space="0" w:color="0066CC"/>
              <w:left w:val="nil"/>
              <w:bottom w:val="single" w:sz="8" w:space="0" w:color="0066CC"/>
              <w:right w:val="nil"/>
            </w:tcBorders>
          </w:tcPr>
          <w:p w14:paraId="74C1FEAC" w14:textId="53FF4ABE" w:rsidR="00403C65" w:rsidRPr="008B1A57" w:rsidRDefault="00403C65"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2003</w:t>
            </w:r>
          </w:p>
        </w:tc>
        <w:tc>
          <w:tcPr>
            <w:tcW w:w="709" w:type="dxa"/>
            <w:tcBorders>
              <w:top w:val="single" w:sz="8" w:space="0" w:color="0066CC"/>
              <w:left w:val="nil"/>
              <w:bottom w:val="single" w:sz="8" w:space="0" w:color="0066CC"/>
              <w:right w:val="nil"/>
            </w:tcBorders>
          </w:tcPr>
          <w:p w14:paraId="515411C8" w14:textId="39183384" w:rsidR="00403C65" w:rsidRPr="008B1A57" w:rsidRDefault="00403C65"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2003</w:t>
            </w:r>
          </w:p>
        </w:tc>
      </w:tr>
      <w:tr w:rsidR="00403C65" w14:paraId="022BAD88"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037737F" w14:textId="77777777" w:rsidR="00403C65" w:rsidRPr="008B1A57" w:rsidRDefault="00403C65" w:rsidP="00403C65">
            <w:pPr>
              <w:pStyle w:val="Tabelle"/>
              <w:rPr>
                <w:rFonts w:ascii="Arial" w:hAnsi="Arial" w:cs="Arial"/>
                <w:b w:val="0"/>
                <w:bCs/>
                <w:color w:val="FF0000"/>
                <w:sz w:val="16"/>
                <w:szCs w:val="16"/>
                <w:lang w:eastAsia="en-US"/>
              </w:rPr>
            </w:pPr>
            <w:proofErr w:type="spellStart"/>
            <w:r w:rsidRPr="008B1A57">
              <w:rPr>
                <w:rFonts w:ascii="Arial" w:hAnsi="Arial" w:cs="Arial"/>
                <w:b w:val="0"/>
                <w:color w:val="FF0000"/>
                <w:sz w:val="16"/>
                <w:szCs w:val="16"/>
              </w:rPr>
              <w:t>wf.bq.daten.ende</w:t>
            </w:r>
            <w:proofErr w:type="spellEnd"/>
          </w:p>
        </w:tc>
        <w:tc>
          <w:tcPr>
            <w:tcW w:w="992" w:type="dxa"/>
            <w:tcBorders>
              <w:top w:val="single" w:sz="8" w:space="0" w:color="0066CC"/>
              <w:left w:val="nil"/>
              <w:bottom w:val="single" w:sz="8" w:space="0" w:color="0066CC"/>
              <w:right w:val="nil"/>
            </w:tcBorders>
          </w:tcPr>
          <w:p w14:paraId="1A56B2B8" w14:textId="77777777" w:rsidR="00403C65" w:rsidRPr="008B1A57"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0B12FFC2" w14:textId="77777777" w:rsidR="00403C65" w:rsidRPr="008B1A57"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Ende der Daten zu Wohnflächenverbrauch und Belegungsquote</w:t>
            </w:r>
          </w:p>
        </w:tc>
        <w:tc>
          <w:tcPr>
            <w:tcW w:w="708" w:type="dxa"/>
            <w:tcBorders>
              <w:top w:val="single" w:sz="8" w:space="0" w:color="0066CC"/>
              <w:left w:val="nil"/>
              <w:bottom w:val="single" w:sz="8" w:space="0" w:color="0066CC"/>
              <w:right w:val="nil"/>
            </w:tcBorders>
          </w:tcPr>
          <w:p w14:paraId="72EA70D1" w14:textId="746A8F1B" w:rsidR="00403C65" w:rsidRPr="008B1A57" w:rsidRDefault="005428AB"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c>
          <w:tcPr>
            <w:tcW w:w="709" w:type="dxa"/>
            <w:tcBorders>
              <w:top w:val="single" w:sz="8" w:space="0" w:color="0066CC"/>
              <w:left w:val="nil"/>
              <w:bottom w:val="single" w:sz="8" w:space="0" w:color="0066CC"/>
              <w:right w:val="nil"/>
            </w:tcBorders>
          </w:tcPr>
          <w:p w14:paraId="26F6FCBC" w14:textId="0D217BB4" w:rsidR="00403C65" w:rsidRPr="008B1A57" w:rsidRDefault="005428AB"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c>
          <w:tcPr>
            <w:tcW w:w="709" w:type="dxa"/>
            <w:tcBorders>
              <w:top w:val="single" w:sz="8" w:space="0" w:color="0066CC"/>
              <w:left w:val="nil"/>
              <w:bottom w:val="single" w:sz="8" w:space="0" w:color="0066CC"/>
              <w:right w:val="nil"/>
            </w:tcBorders>
          </w:tcPr>
          <w:p w14:paraId="6C4A870B" w14:textId="1585C3DE" w:rsidR="00403C65" w:rsidRPr="008B1A57" w:rsidRDefault="005428AB"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r>
      <w:tr w:rsidR="00403C65" w14:paraId="52C020F2"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0ACE9AF" w14:textId="77777777" w:rsidR="00403C65" w:rsidRPr="008B1A57" w:rsidRDefault="00403C65" w:rsidP="00403C65">
            <w:pPr>
              <w:pStyle w:val="Tabelle"/>
              <w:rPr>
                <w:rFonts w:ascii="Arial" w:hAnsi="Arial" w:cs="Arial"/>
                <w:b w:val="0"/>
                <w:bCs/>
                <w:color w:val="FF0000"/>
                <w:sz w:val="16"/>
                <w:szCs w:val="16"/>
                <w:lang w:eastAsia="en-US"/>
              </w:rPr>
            </w:pPr>
            <w:proofErr w:type="spellStart"/>
            <w:r w:rsidRPr="008B1A57">
              <w:rPr>
                <w:rFonts w:ascii="Arial" w:hAnsi="Arial" w:cs="Arial"/>
                <w:b w:val="0"/>
                <w:color w:val="FF0000"/>
                <w:sz w:val="16"/>
                <w:szCs w:val="16"/>
              </w:rPr>
              <w:t>wf.bq.basis.beginn</w:t>
            </w:r>
            <w:proofErr w:type="spellEnd"/>
          </w:p>
        </w:tc>
        <w:tc>
          <w:tcPr>
            <w:tcW w:w="992" w:type="dxa"/>
            <w:tcBorders>
              <w:top w:val="single" w:sz="8" w:space="0" w:color="0066CC"/>
              <w:left w:val="nil"/>
              <w:bottom w:val="single" w:sz="8" w:space="0" w:color="0066CC"/>
              <w:right w:val="nil"/>
            </w:tcBorders>
          </w:tcPr>
          <w:p w14:paraId="648DD004" w14:textId="77777777" w:rsidR="00403C65" w:rsidRPr="008B1A57" w:rsidRDefault="00403C65" w:rsidP="00403C65">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2F721A72" w14:textId="77777777" w:rsidR="00403C65" w:rsidRPr="008B1A57" w:rsidRDefault="00403C65" w:rsidP="00403C65">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Beginn der Basis-Zeitperiode zu Wohnflächenverbrauch und Belegungsquote</w:t>
            </w:r>
          </w:p>
        </w:tc>
        <w:tc>
          <w:tcPr>
            <w:tcW w:w="708" w:type="dxa"/>
            <w:tcBorders>
              <w:top w:val="single" w:sz="8" w:space="0" w:color="0066CC"/>
              <w:left w:val="nil"/>
              <w:bottom w:val="single" w:sz="8" w:space="0" w:color="0066CC"/>
              <w:right w:val="nil"/>
            </w:tcBorders>
          </w:tcPr>
          <w:p w14:paraId="476D5DF5" w14:textId="15085609" w:rsidR="00403C65" w:rsidRPr="008B1A57" w:rsidRDefault="00881580" w:rsidP="008B79CF">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2010</w:t>
            </w:r>
          </w:p>
        </w:tc>
        <w:tc>
          <w:tcPr>
            <w:tcW w:w="709" w:type="dxa"/>
            <w:tcBorders>
              <w:top w:val="single" w:sz="8" w:space="0" w:color="0066CC"/>
              <w:left w:val="nil"/>
              <w:bottom w:val="single" w:sz="8" w:space="0" w:color="0066CC"/>
              <w:right w:val="nil"/>
            </w:tcBorders>
          </w:tcPr>
          <w:p w14:paraId="49BA51FA" w14:textId="36E41139" w:rsidR="00403C65" w:rsidRPr="008B1A57" w:rsidRDefault="00881580"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2010</w:t>
            </w:r>
          </w:p>
        </w:tc>
        <w:tc>
          <w:tcPr>
            <w:tcW w:w="709" w:type="dxa"/>
            <w:tcBorders>
              <w:top w:val="single" w:sz="8" w:space="0" w:color="0066CC"/>
              <w:left w:val="nil"/>
              <w:bottom w:val="single" w:sz="8" w:space="0" w:color="0066CC"/>
              <w:right w:val="nil"/>
            </w:tcBorders>
          </w:tcPr>
          <w:p w14:paraId="0BE7B2B9" w14:textId="4592CD24" w:rsidR="00403C65" w:rsidRPr="008B1A57" w:rsidRDefault="00881580"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2010</w:t>
            </w:r>
          </w:p>
        </w:tc>
      </w:tr>
      <w:tr w:rsidR="00403C65" w14:paraId="77E1E56D"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FBCD788" w14:textId="77777777" w:rsidR="00403C65" w:rsidRPr="008B1A57" w:rsidRDefault="00403C65" w:rsidP="00403C65">
            <w:pPr>
              <w:pStyle w:val="Tabelle"/>
              <w:rPr>
                <w:rFonts w:ascii="Arial" w:hAnsi="Arial" w:cs="Arial"/>
                <w:b w:val="0"/>
                <w:bCs/>
                <w:color w:val="FF0000"/>
                <w:sz w:val="16"/>
                <w:szCs w:val="16"/>
                <w:lang w:eastAsia="en-US"/>
              </w:rPr>
            </w:pPr>
            <w:proofErr w:type="spellStart"/>
            <w:r w:rsidRPr="008B1A57">
              <w:rPr>
                <w:rFonts w:ascii="Arial" w:hAnsi="Arial" w:cs="Arial"/>
                <w:b w:val="0"/>
                <w:color w:val="FF0000"/>
                <w:sz w:val="16"/>
                <w:szCs w:val="16"/>
              </w:rPr>
              <w:t>wf.bq.basis.ende</w:t>
            </w:r>
            <w:proofErr w:type="spellEnd"/>
          </w:p>
        </w:tc>
        <w:tc>
          <w:tcPr>
            <w:tcW w:w="992" w:type="dxa"/>
            <w:tcBorders>
              <w:top w:val="single" w:sz="8" w:space="0" w:color="0066CC"/>
              <w:left w:val="nil"/>
              <w:bottom w:val="single" w:sz="8" w:space="0" w:color="0066CC"/>
              <w:right w:val="nil"/>
            </w:tcBorders>
          </w:tcPr>
          <w:p w14:paraId="7AA53A4B" w14:textId="77777777" w:rsidR="00403C65" w:rsidRPr="008B1A57"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2FBA50CC" w14:textId="77777777" w:rsidR="00403C65" w:rsidRPr="008B1A57"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Ende der Basis-Zeitperiode zu Wohnflächenverbrauch und Belegungsquote</w:t>
            </w:r>
          </w:p>
        </w:tc>
        <w:tc>
          <w:tcPr>
            <w:tcW w:w="708" w:type="dxa"/>
            <w:tcBorders>
              <w:top w:val="single" w:sz="8" w:space="0" w:color="0066CC"/>
              <w:left w:val="nil"/>
              <w:bottom w:val="single" w:sz="8" w:space="0" w:color="0066CC"/>
              <w:right w:val="nil"/>
            </w:tcBorders>
          </w:tcPr>
          <w:p w14:paraId="19BA7E33" w14:textId="4602A475" w:rsidR="00403C65" w:rsidRPr="008B1A57" w:rsidRDefault="005428AB"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c>
          <w:tcPr>
            <w:tcW w:w="709" w:type="dxa"/>
            <w:tcBorders>
              <w:top w:val="single" w:sz="8" w:space="0" w:color="0066CC"/>
              <w:left w:val="nil"/>
              <w:bottom w:val="single" w:sz="8" w:space="0" w:color="0066CC"/>
              <w:right w:val="nil"/>
            </w:tcBorders>
          </w:tcPr>
          <w:p w14:paraId="22882712" w14:textId="3A53B5F3" w:rsidR="00403C65" w:rsidRPr="008B1A57" w:rsidRDefault="005428AB"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c>
          <w:tcPr>
            <w:tcW w:w="709" w:type="dxa"/>
            <w:tcBorders>
              <w:top w:val="single" w:sz="8" w:space="0" w:color="0066CC"/>
              <w:left w:val="nil"/>
              <w:bottom w:val="single" w:sz="8" w:space="0" w:color="0066CC"/>
              <w:right w:val="nil"/>
            </w:tcBorders>
          </w:tcPr>
          <w:p w14:paraId="5C4FAE63" w14:textId="3590898B" w:rsidR="00403C65" w:rsidRPr="008B1A57" w:rsidRDefault="005428AB"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r>
      <w:tr w:rsidR="00403C65" w14:paraId="1B7A7B99"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02B8228" w14:textId="77777777" w:rsidR="00403C65" w:rsidRPr="008B1A57" w:rsidRDefault="00403C65" w:rsidP="00403C65">
            <w:pPr>
              <w:pStyle w:val="Tabelle"/>
              <w:rPr>
                <w:rFonts w:ascii="Arial" w:hAnsi="Arial" w:cs="Arial"/>
                <w:b w:val="0"/>
                <w:bCs/>
                <w:color w:val="FF0000"/>
                <w:sz w:val="16"/>
                <w:szCs w:val="16"/>
                <w:lang w:eastAsia="en-US"/>
              </w:rPr>
            </w:pPr>
            <w:proofErr w:type="spellStart"/>
            <w:r w:rsidRPr="008B1A57">
              <w:rPr>
                <w:rFonts w:ascii="Arial" w:hAnsi="Arial" w:cs="Arial"/>
                <w:b w:val="0"/>
                <w:color w:val="FF0000"/>
                <w:sz w:val="16"/>
                <w:szCs w:val="16"/>
              </w:rPr>
              <w:t>map.wohnbau.beginn</w:t>
            </w:r>
            <w:proofErr w:type="spellEnd"/>
          </w:p>
        </w:tc>
        <w:tc>
          <w:tcPr>
            <w:tcW w:w="992" w:type="dxa"/>
            <w:tcBorders>
              <w:top w:val="single" w:sz="8" w:space="0" w:color="0066CC"/>
              <w:left w:val="nil"/>
              <w:bottom w:val="single" w:sz="8" w:space="0" w:color="0066CC"/>
              <w:right w:val="nil"/>
            </w:tcBorders>
          </w:tcPr>
          <w:p w14:paraId="102D003E" w14:textId="77777777" w:rsidR="00403C65" w:rsidRPr="008B1A57" w:rsidRDefault="00403C65" w:rsidP="00403C65">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296EF77B" w14:textId="198D5B7B" w:rsidR="00403C65" w:rsidRPr="008B1A57" w:rsidRDefault="00403C65" w:rsidP="00832655">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 xml:space="preserve">Beginn der </w:t>
            </w:r>
            <w:r w:rsidR="00832655" w:rsidRPr="008B1A57">
              <w:rPr>
                <w:rFonts w:ascii="Arial" w:hAnsi="Arial" w:cs="Arial"/>
                <w:color w:val="FF0000"/>
                <w:sz w:val="16"/>
                <w:szCs w:val="16"/>
              </w:rPr>
              <w:t>konsolidierten Bauprojekt</w:t>
            </w:r>
            <w:r w:rsidRPr="008B1A57">
              <w:rPr>
                <w:rFonts w:ascii="Arial" w:hAnsi="Arial" w:cs="Arial"/>
                <w:color w:val="FF0000"/>
                <w:sz w:val="16"/>
                <w:szCs w:val="16"/>
              </w:rPr>
              <w:t xml:space="preserve">-Daten (sinnvollerweise im ersten </w:t>
            </w:r>
            <w:proofErr w:type="spellStart"/>
            <w:r w:rsidRPr="008B1A57">
              <w:rPr>
                <w:rFonts w:ascii="Arial" w:hAnsi="Arial" w:cs="Arial"/>
                <w:color w:val="FF0000"/>
                <w:sz w:val="16"/>
                <w:szCs w:val="16"/>
              </w:rPr>
              <w:t>Szenarienjahr</w:t>
            </w:r>
            <w:proofErr w:type="spellEnd"/>
            <w:r w:rsidRPr="008B1A57">
              <w:rPr>
                <w:rFonts w:ascii="Arial" w:hAnsi="Arial" w:cs="Arial"/>
                <w:color w:val="FF0000"/>
                <w:sz w:val="16"/>
                <w:szCs w:val="16"/>
              </w:rPr>
              <w:t>)</w:t>
            </w:r>
          </w:p>
        </w:tc>
        <w:tc>
          <w:tcPr>
            <w:tcW w:w="708" w:type="dxa"/>
            <w:tcBorders>
              <w:top w:val="single" w:sz="8" w:space="0" w:color="0066CC"/>
              <w:left w:val="nil"/>
              <w:bottom w:val="single" w:sz="8" w:space="0" w:color="0066CC"/>
              <w:right w:val="nil"/>
            </w:tcBorders>
          </w:tcPr>
          <w:p w14:paraId="211902ED" w14:textId="077BEC46" w:rsidR="00403C65" w:rsidRPr="008B1A57" w:rsidRDefault="0062524E"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2021</w:t>
            </w:r>
          </w:p>
        </w:tc>
        <w:tc>
          <w:tcPr>
            <w:tcW w:w="709" w:type="dxa"/>
            <w:tcBorders>
              <w:top w:val="single" w:sz="8" w:space="0" w:color="0066CC"/>
              <w:left w:val="nil"/>
              <w:bottom w:val="single" w:sz="8" w:space="0" w:color="0066CC"/>
              <w:right w:val="nil"/>
            </w:tcBorders>
          </w:tcPr>
          <w:p w14:paraId="5791FE63" w14:textId="3D9FD9A0" w:rsidR="00403C65" w:rsidRPr="008B1A57" w:rsidRDefault="0062524E"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2021</w:t>
            </w:r>
          </w:p>
        </w:tc>
        <w:tc>
          <w:tcPr>
            <w:tcW w:w="709" w:type="dxa"/>
            <w:tcBorders>
              <w:top w:val="single" w:sz="8" w:space="0" w:color="0066CC"/>
              <w:left w:val="nil"/>
              <w:bottom w:val="single" w:sz="8" w:space="0" w:color="0066CC"/>
              <w:right w:val="nil"/>
            </w:tcBorders>
          </w:tcPr>
          <w:p w14:paraId="16D8EFF6" w14:textId="6CB4B02A" w:rsidR="00403C65" w:rsidRPr="008B1A57" w:rsidRDefault="0062524E"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2021</w:t>
            </w:r>
          </w:p>
        </w:tc>
      </w:tr>
      <w:tr w:rsidR="00403C65" w14:paraId="563326BF"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4E45E25" w14:textId="77777777" w:rsidR="00403C65" w:rsidRPr="008B1A57" w:rsidRDefault="00403C65" w:rsidP="00403C65">
            <w:pPr>
              <w:pStyle w:val="Tabelle"/>
              <w:rPr>
                <w:rFonts w:ascii="Arial" w:hAnsi="Arial" w:cs="Arial"/>
                <w:b w:val="0"/>
                <w:bCs/>
                <w:color w:val="FF0000"/>
                <w:sz w:val="16"/>
                <w:szCs w:val="16"/>
                <w:lang w:eastAsia="en-US"/>
              </w:rPr>
            </w:pPr>
            <w:proofErr w:type="spellStart"/>
            <w:r w:rsidRPr="008B1A57">
              <w:rPr>
                <w:rFonts w:ascii="Arial" w:hAnsi="Arial" w:cs="Arial"/>
                <w:b w:val="0"/>
                <w:color w:val="FF0000"/>
                <w:sz w:val="16"/>
                <w:szCs w:val="16"/>
              </w:rPr>
              <w:t>map.wohnbau.ende</w:t>
            </w:r>
            <w:proofErr w:type="spellEnd"/>
          </w:p>
        </w:tc>
        <w:tc>
          <w:tcPr>
            <w:tcW w:w="992" w:type="dxa"/>
            <w:tcBorders>
              <w:top w:val="single" w:sz="8" w:space="0" w:color="0066CC"/>
              <w:left w:val="nil"/>
              <w:bottom w:val="single" w:sz="8" w:space="0" w:color="0066CC"/>
              <w:right w:val="nil"/>
            </w:tcBorders>
          </w:tcPr>
          <w:p w14:paraId="07FC88D0" w14:textId="77777777" w:rsidR="00403C65" w:rsidRPr="008B1A57"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7E193F18" w14:textId="23B88479" w:rsidR="00403C65" w:rsidRPr="008B1A57"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 xml:space="preserve">Ende der </w:t>
            </w:r>
            <w:r w:rsidR="00832655" w:rsidRPr="008B1A57">
              <w:rPr>
                <w:rFonts w:ascii="Arial" w:hAnsi="Arial" w:cs="Arial"/>
                <w:color w:val="FF0000"/>
                <w:sz w:val="16"/>
                <w:szCs w:val="16"/>
              </w:rPr>
              <w:t>konsolidierten Bauprojekt</w:t>
            </w:r>
            <w:r w:rsidRPr="008B1A57">
              <w:rPr>
                <w:rFonts w:ascii="Arial" w:hAnsi="Arial" w:cs="Arial"/>
                <w:color w:val="FF0000"/>
                <w:sz w:val="16"/>
                <w:szCs w:val="16"/>
              </w:rPr>
              <w:t>-Daten</w:t>
            </w:r>
          </w:p>
        </w:tc>
        <w:tc>
          <w:tcPr>
            <w:tcW w:w="708" w:type="dxa"/>
            <w:tcBorders>
              <w:top w:val="single" w:sz="8" w:space="0" w:color="0066CC"/>
              <w:left w:val="nil"/>
              <w:bottom w:val="single" w:sz="8" w:space="0" w:color="0066CC"/>
              <w:right w:val="nil"/>
            </w:tcBorders>
          </w:tcPr>
          <w:p w14:paraId="29966A04" w14:textId="030C6BA5" w:rsidR="00403C65" w:rsidRPr="008B1A57" w:rsidRDefault="00881580" w:rsidP="008B79CF">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2026</w:t>
            </w:r>
          </w:p>
        </w:tc>
        <w:tc>
          <w:tcPr>
            <w:tcW w:w="709" w:type="dxa"/>
            <w:tcBorders>
              <w:top w:val="single" w:sz="8" w:space="0" w:color="0066CC"/>
              <w:left w:val="nil"/>
              <w:bottom w:val="single" w:sz="8" w:space="0" w:color="0066CC"/>
              <w:right w:val="nil"/>
            </w:tcBorders>
          </w:tcPr>
          <w:p w14:paraId="0A6DDD52" w14:textId="305011D4" w:rsidR="00403C65" w:rsidRPr="008B1A57" w:rsidRDefault="00881580"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2026</w:t>
            </w:r>
          </w:p>
        </w:tc>
        <w:tc>
          <w:tcPr>
            <w:tcW w:w="709" w:type="dxa"/>
            <w:tcBorders>
              <w:top w:val="single" w:sz="8" w:space="0" w:color="0066CC"/>
              <w:left w:val="nil"/>
              <w:bottom w:val="single" w:sz="8" w:space="0" w:color="0066CC"/>
              <w:right w:val="nil"/>
            </w:tcBorders>
          </w:tcPr>
          <w:p w14:paraId="33D0394E" w14:textId="1AD06185" w:rsidR="00403C65" w:rsidRPr="008B1A57" w:rsidRDefault="00881580"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2026</w:t>
            </w:r>
          </w:p>
        </w:tc>
      </w:tr>
      <w:tr w:rsidR="00403C65" w14:paraId="78C5AAA5"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3625D2F" w14:textId="39AF1446" w:rsidR="00403C65" w:rsidRPr="00A9018A" w:rsidRDefault="00C60C9C" w:rsidP="00403C65">
            <w:pPr>
              <w:pStyle w:val="Tabelle"/>
              <w:rPr>
                <w:rFonts w:ascii="Arial" w:hAnsi="Arial" w:cs="Arial"/>
                <w:b w:val="0"/>
                <w:bCs/>
                <w:color w:val="000000" w:themeColor="text1"/>
                <w:sz w:val="16"/>
                <w:szCs w:val="16"/>
                <w:lang w:eastAsia="en-US"/>
              </w:rPr>
            </w:pPr>
            <w:proofErr w:type="spellStart"/>
            <w:r w:rsidRPr="00A9018A">
              <w:rPr>
                <w:rFonts w:ascii="Arial" w:hAnsi="Arial" w:cs="Arial"/>
                <w:b w:val="0"/>
                <w:color w:val="000000" w:themeColor="text1"/>
                <w:sz w:val="16"/>
                <w:szCs w:val="16"/>
              </w:rPr>
              <w:t>scen_begin</w:t>
            </w:r>
            <w:proofErr w:type="spellEnd"/>
          </w:p>
        </w:tc>
        <w:tc>
          <w:tcPr>
            <w:tcW w:w="992" w:type="dxa"/>
            <w:tcBorders>
              <w:top w:val="single" w:sz="8" w:space="0" w:color="0066CC"/>
              <w:left w:val="nil"/>
              <w:bottom w:val="single" w:sz="8" w:space="0" w:color="0066CC"/>
              <w:right w:val="nil"/>
            </w:tcBorders>
          </w:tcPr>
          <w:p w14:paraId="6F9D87D9" w14:textId="77777777" w:rsidR="00403C65" w:rsidRPr="00A9018A" w:rsidRDefault="00403C65" w:rsidP="00403C65">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A9018A">
              <w:rPr>
                <w:rFonts w:ascii="Arial" w:hAnsi="Arial" w:cs="Arial"/>
                <w:color w:val="000000" w:themeColor="text1"/>
                <w:sz w:val="16"/>
                <w:szCs w:val="16"/>
              </w:rPr>
              <w:t>Jahr</w:t>
            </w:r>
          </w:p>
        </w:tc>
        <w:tc>
          <w:tcPr>
            <w:tcW w:w="3969" w:type="dxa"/>
            <w:tcBorders>
              <w:top w:val="single" w:sz="8" w:space="0" w:color="0066CC"/>
              <w:left w:val="nil"/>
              <w:bottom w:val="single" w:sz="8" w:space="0" w:color="0066CC"/>
              <w:right w:val="nil"/>
            </w:tcBorders>
          </w:tcPr>
          <w:p w14:paraId="09717D62" w14:textId="77777777" w:rsidR="00403C65" w:rsidRPr="00A9018A" w:rsidRDefault="00403C65" w:rsidP="00403C65">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A9018A">
              <w:rPr>
                <w:rFonts w:ascii="Arial" w:hAnsi="Arial" w:cs="Arial"/>
                <w:color w:val="000000" w:themeColor="text1"/>
                <w:sz w:val="16"/>
                <w:szCs w:val="16"/>
              </w:rPr>
              <w:t>Szenarien: Beginn</w:t>
            </w:r>
          </w:p>
        </w:tc>
        <w:tc>
          <w:tcPr>
            <w:tcW w:w="708" w:type="dxa"/>
            <w:tcBorders>
              <w:top w:val="single" w:sz="8" w:space="0" w:color="0066CC"/>
              <w:left w:val="nil"/>
              <w:bottom w:val="single" w:sz="8" w:space="0" w:color="0066CC"/>
              <w:right w:val="nil"/>
            </w:tcBorders>
          </w:tcPr>
          <w:p w14:paraId="61E3BB4B" w14:textId="596667E2" w:rsidR="00403C65" w:rsidRPr="00A9018A" w:rsidRDefault="00A9018A"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A9018A">
              <w:rPr>
                <w:rFonts w:ascii="Arial" w:hAnsi="Arial" w:cs="Arial"/>
                <w:color w:val="000000" w:themeColor="text1"/>
                <w:sz w:val="16"/>
                <w:szCs w:val="16"/>
              </w:rPr>
              <w:t>2022</w:t>
            </w:r>
          </w:p>
        </w:tc>
        <w:tc>
          <w:tcPr>
            <w:tcW w:w="709" w:type="dxa"/>
            <w:tcBorders>
              <w:top w:val="single" w:sz="8" w:space="0" w:color="0066CC"/>
              <w:left w:val="nil"/>
              <w:bottom w:val="single" w:sz="8" w:space="0" w:color="0066CC"/>
              <w:right w:val="nil"/>
            </w:tcBorders>
          </w:tcPr>
          <w:p w14:paraId="789509E7" w14:textId="5BDA6C66" w:rsidR="00403C65" w:rsidRPr="00A9018A" w:rsidRDefault="0062524E" w:rsidP="00A9018A">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A9018A">
              <w:rPr>
                <w:rFonts w:ascii="Arial" w:hAnsi="Arial" w:cs="Arial"/>
                <w:color w:val="000000" w:themeColor="text1"/>
                <w:sz w:val="16"/>
                <w:szCs w:val="16"/>
              </w:rPr>
              <w:t>202</w:t>
            </w:r>
            <w:r w:rsidR="00A9018A" w:rsidRPr="00A9018A">
              <w:rPr>
                <w:rFonts w:ascii="Arial" w:hAnsi="Arial" w:cs="Arial"/>
                <w:color w:val="000000" w:themeColor="text1"/>
                <w:sz w:val="16"/>
                <w:szCs w:val="16"/>
              </w:rPr>
              <w:t>2</w:t>
            </w:r>
          </w:p>
        </w:tc>
        <w:tc>
          <w:tcPr>
            <w:tcW w:w="709" w:type="dxa"/>
            <w:tcBorders>
              <w:top w:val="single" w:sz="8" w:space="0" w:color="0066CC"/>
              <w:left w:val="nil"/>
              <w:bottom w:val="single" w:sz="8" w:space="0" w:color="0066CC"/>
              <w:right w:val="nil"/>
            </w:tcBorders>
          </w:tcPr>
          <w:p w14:paraId="08A9E512" w14:textId="22C44950" w:rsidR="00403C65" w:rsidRPr="00A9018A" w:rsidRDefault="0062524E" w:rsidP="00A9018A">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A9018A">
              <w:rPr>
                <w:rFonts w:ascii="Arial" w:hAnsi="Arial" w:cs="Arial"/>
                <w:color w:val="000000" w:themeColor="text1"/>
                <w:sz w:val="16"/>
                <w:szCs w:val="16"/>
              </w:rPr>
              <w:t>202</w:t>
            </w:r>
            <w:r w:rsidR="00A9018A" w:rsidRPr="00A9018A">
              <w:rPr>
                <w:rFonts w:ascii="Arial" w:hAnsi="Arial" w:cs="Arial"/>
                <w:color w:val="000000" w:themeColor="text1"/>
                <w:sz w:val="16"/>
                <w:szCs w:val="16"/>
              </w:rPr>
              <w:t>2</w:t>
            </w:r>
          </w:p>
        </w:tc>
      </w:tr>
      <w:tr w:rsidR="00403C65" w14:paraId="33CAC697"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230643E" w14:textId="1CC052CB" w:rsidR="00403C65" w:rsidRPr="00A9018A" w:rsidRDefault="00C60C9C" w:rsidP="00403C65">
            <w:pPr>
              <w:pStyle w:val="Tabelle"/>
              <w:rPr>
                <w:rFonts w:ascii="Arial" w:hAnsi="Arial" w:cs="Arial"/>
                <w:b w:val="0"/>
                <w:bCs/>
                <w:color w:val="000000" w:themeColor="text1"/>
                <w:sz w:val="16"/>
                <w:szCs w:val="16"/>
                <w:lang w:eastAsia="en-US"/>
              </w:rPr>
            </w:pPr>
            <w:proofErr w:type="spellStart"/>
            <w:r w:rsidRPr="00A9018A">
              <w:rPr>
                <w:rFonts w:ascii="Arial" w:hAnsi="Arial" w:cs="Arial"/>
                <w:b w:val="0"/>
                <w:color w:val="000000" w:themeColor="text1"/>
                <w:sz w:val="16"/>
                <w:szCs w:val="16"/>
              </w:rPr>
              <w:t>scen_end</w:t>
            </w:r>
            <w:proofErr w:type="spellEnd"/>
          </w:p>
        </w:tc>
        <w:tc>
          <w:tcPr>
            <w:tcW w:w="992" w:type="dxa"/>
            <w:tcBorders>
              <w:top w:val="single" w:sz="8" w:space="0" w:color="0066CC"/>
              <w:left w:val="nil"/>
              <w:bottom w:val="single" w:sz="8" w:space="0" w:color="0066CC"/>
              <w:right w:val="nil"/>
            </w:tcBorders>
          </w:tcPr>
          <w:p w14:paraId="2582725F" w14:textId="77777777" w:rsidR="00403C65" w:rsidRPr="00A9018A"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A9018A">
              <w:rPr>
                <w:rFonts w:ascii="Arial" w:hAnsi="Arial" w:cs="Arial"/>
                <w:color w:val="000000" w:themeColor="text1"/>
                <w:sz w:val="16"/>
                <w:szCs w:val="16"/>
              </w:rPr>
              <w:t>Jahr</w:t>
            </w:r>
          </w:p>
        </w:tc>
        <w:tc>
          <w:tcPr>
            <w:tcW w:w="3969" w:type="dxa"/>
            <w:tcBorders>
              <w:top w:val="single" w:sz="8" w:space="0" w:color="0066CC"/>
              <w:left w:val="nil"/>
              <w:bottom w:val="single" w:sz="8" w:space="0" w:color="0066CC"/>
              <w:right w:val="nil"/>
            </w:tcBorders>
          </w:tcPr>
          <w:p w14:paraId="186A63CE" w14:textId="77777777" w:rsidR="00403C65" w:rsidRPr="00A9018A"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A9018A">
              <w:rPr>
                <w:rFonts w:ascii="Arial" w:hAnsi="Arial" w:cs="Arial"/>
                <w:color w:val="000000" w:themeColor="text1"/>
                <w:sz w:val="16"/>
                <w:szCs w:val="16"/>
              </w:rPr>
              <w:t>Szenarien: Ende</w:t>
            </w:r>
          </w:p>
        </w:tc>
        <w:tc>
          <w:tcPr>
            <w:tcW w:w="708" w:type="dxa"/>
            <w:tcBorders>
              <w:top w:val="single" w:sz="8" w:space="0" w:color="0066CC"/>
              <w:left w:val="nil"/>
              <w:bottom w:val="single" w:sz="8" w:space="0" w:color="0066CC"/>
              <w:right w:val="nil"/>
            </w:tcBorders>
          </w:tcPr>
          <w:p w14:paraId="44839FA4" w14:textId="77777777" w:rsidR="00403C65" w:rsidRPr="00A9018A" w:rsidRDefault="00403C65"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A9018A">
              <w:rPr>
                <w:rFonts w:ascii="Arial" w:hAnsi="Arial" w:cs="Arial"/>
                <w:color w:val="000000" w:themeColor="text1"/>
                <w:sz w:val="16"/>
                <w:szCs w:val="16"/>
              </w:rPr>
              <w:t>2050</w:t>
            </w:r>
          </w:p>
        </w:tc>
        <w:tc>
          <w:tcPr>
            <w:tcW w:w="709" w:type="dxa"/>
            <w:tcBorders>
              <w:top w:val="single" w:sz="8" w:space="0" w:color="0066CC"/>
              <w:left w:val="nil"/>
              <w:bottom w:val="single" w:sz="8" w:space="0" w:color="0066CC"/>
              <w:right w:val="nil"/>
            </w:tcBorders>
          </w:tcPr>
          <w:p w14:paraId="08902D33" w14:textId="77777777" w:rsidR="00403C65" w:rsidRPr="00A9018A" w:rsidRDefault="00403C65"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A9018A">
              <w:rPr>
                <w:rFonts w:ascii="Arial" w:hAnsi="Arial" w:cs="Arial"/>
                <w:color w:val="000000" w:themeColor="text1"/>
                <w:sz w:val="16"/>
                <w:szCs w:val="16"/>
              </w:rPr>
              <w:t>2050</w:t>
            </w:r>
          </w:p>
        </w:tc>
        <w:tc>
          <w:tcPr>
            <w:tcW w:w="709" w:type="dxa"/>
            <w:tcBorders>
              <w:top w:val="single" w:sz="8" w:space="0" w:color="0066CC"/>
              <w:left w:val="nil"/>
              <w:bottom w:val="single" w:sz="8" w:space="0" w:color="0066CC"/>
              <w:right w:val="nil"/>
            </w:tcBorders>
          </w:tcPr>
          <w:p w14:paraId="1E22B01B" w14:textId="77777777" w:rsidR="00403C65" w:rsidRPr="00A9018A" w:rsidRDefault="00403C65"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A9018A">
              <w:rPr>
                <w:rFonts w:ascii="Arial" w:hAnsi="Arial" w:cs="Arial"/>
                <w:color w:val="000000" w:themeColor="text1"/>
                <w:sz w:val="16"/>
                <w:szCs w:val="16"/>
              </w:rPr>
              <w:t>2050</w:t>
            </w:r>
          </w:p>
        </w:tc>
      </w:tr>
    </w:tbl>
    <w:p w14:paraId="1E22A813" w14:textId="350A55BB" w:rsidR="00D12BAF" w:rsidRDefault="00D12BAF" w:rsidP="006A5357"/>
    <w:p w14:paraId="32969B6C" w14:textId="05314CFA" w:rsidR="006A5357" w:rsidRDefault="006A5357">
      <w:pPr>
        <w:spacing w:line="240" w:lineRule="auto"/>
        <w:ind w:left="0"/>
      </w:pPr>
      <w:r>
        <w:br w:type="page"/>
      </w:r>
    </w:p>
    <w:p w14:paraId="4F62B630" w14:textId="60E09BB0" w:rsidR="00D12BAF" w:rsidRPr="006A5357" w:rsidRDefault="006A5357" w:rsidP="006A5357">
      <w:pPr>
        <w:pStyle w:val="Randnotiz"/>
        <w:framePr w:wrap="around"/>
        <w:rPr>
          <w:rStyle w:val="IntensiveHervorhebung"/>
          <w:i w:val="0"/>
          <w:iCs w:val="0"/>
          <w:color w:val="auto"/>
        </w:rPr>
      </w:pPr>
      <w:r>
        <w:lastRenderedPageBreak/>
        <w:t>Geburt-Parameter</w:t>
      </w:r>
    </w:p>
    <w:p w14:paraId="50D48BC1" w14:textId="77777777" w:rsidR="00D12BAF" w:rsidRDefault="00D12BAF" w:rsidP="00D12BAF"/>
    <w:p w14:paraId="6EDF66BA" w14:textId="77777777" w:rsidR="006A5357" w:rsidRDefault="006A5357" w:rsidP="00D12BAF"/>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6A5357" w14:paraId="6EA3C3B5" w14:textId="77777777" w:rsidTr="006522F8">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09EF658E" w14:textId="77777777" w:rsidR="006A5357" w:rsidRPr="00575B76" w:rsidRDefault="006A5357" w:rsidP="006522F8">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4017BC3F"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699D978C"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5DCBCDD1" w14:textId="77777777" w:rsidR="006A5357" w:rsidRPr="00575B76" w:rsidRDefault="006A5357" w:rsidP="006522F8">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6A5357" w14:paraId="13E569A3" w14:textId="77777777" w:rsidTr="006522F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1B97EF77" w14:textId="77777777" w:rsidR="006A5357" w:rsidRPr="00575B76" w:rsidRDefault="006A5357" w:rsidP="006522F8">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2ECA73AF"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27C4D70B"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457A8C00"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0959AF06"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509C368C"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6A5357" w14:paraId="111A4818"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3715177" w14:textId="59BE1563" w:rsidR="006A5357" w:rsidRPr="00F6701C" w:rsidRDefault="00F02A7B" w:rsidP="006522F8">
            <w:pPr>
              <w:pStyle w:val="Tabelle"/>
              <w:rPr>
                <w:rFonts w:ascii="Arial" w:hAnsi="Arial" w:cs="Arial"/>
                <w:b w:val="0"/>
                <w:color w:val="000000" w:themeColor="text1"/>
                <w:sz w:val="16"/>
                <w:szCs w:val="16"/>
                <w:lang w:eastAsia="en-US"/>
              </w:rPr>
            </w:pPr>
            <w:proofErr w:type="spellStart"/>
            <w:r w:rsidRPr="00F6701C">
              <w:rPr>
                <w:rFonts w:ascii="Arial" w:hAnsi="Arial" w:cs="Arial"/>
                <w:b w:val="0"/>
                <w:color w:val="000000" w:themeColor="text1"/>
                <w:sz w:val="16"/>
                <w:szCs w:val="16"/>
              </w:rPr>
              <w:t>bir_age_begin</w:t>
            </w:r>
            <w:proofErr w:type="spellEnd"/>
          </w:p>
        </w:tc>
        <w:tc>
          <w:tcPr>
            <w:tcW w:w="992" w:type="dxa"/>
            <w:tcBorders>
              <w:top w:val="single" w:sz="8" w:space="0" w:color="0066CC"/>
              <w:left w:val="nil"/>
              <w:bottom w:val="single" w:sz="8" w:space="0" w:color="0066CC"/>
              <w:right w:val="nil"/>
            </w:tcBorders>
          </w:tcPr>
          <w:p w14:paraId="7D4EF88D" w14:textId="77777777" w:rsidR="006A5357" w:rsidRPr="00F6701C"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lang w:eastAsia="en-US"/>
              </w:rPr>
            </w:pPr>
            <w:r w:rsidRPr="00F6701C">
              <w:rPr>
                <w:rFonts w:ascii="Arial" w:hAnsi="Arial" w:cs="Arial"/>
                <w:color w:val="000000" w:themeColor="text1"/>
                <w:sz w:val="16"/>
                <w:szCs w:val="16"/>
              </w:rPr>
              <w:t>Jahr</w:t>
            </w:r>
          </w:p>
        </w:tc>
        <w:tc>
          <w:tcPr>
            <w:tcW w:w="3969" w:type="dxa"/>
            <w:tcBorders>
              <w:top w:val="single" w:sz="8" w:space="0" w:color="0066CC"/>
              <w:left w:val="nil"/>
              <w:bottom w:val="single" w:sz="8" w:space="0" w:color="0066CC"/>
              <w:right w:val="nil"/>
            </w:tcBorders>
          </w:tcPr>
          <w:p w14:paraId="59A22D83" w14:textId="77777777" w:rsidR="006A5357" w:rsidRPr="00F6701C"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F6701C">
              <w:rPr>
                <w:rFonts w:ascii="Arial" w:hAnsi="Arial" w:cs="Arial"/>
                <w:color w:val="000000" w:themeColor="text1"/>
                <w:sz w:val="16"/>
                <w:szCs w:val="16"/>
              </w:rPr>
              <w:t>Sogenannt gebärfähiges Alter: Beginn</w:t>
            </w:r>
          </w:p>
        </w:tc>
        <w:tc>
          <w:tcPr>
            <w:tcW w:w="708" w:type="dxa"/>
            <w:tcBorders>
              <w:top w:val="single" w:sz="8" w:space="0" w:color="0066CC"/>
              <w:left w:val="nil"/>
              <w:bottom w:val="single" w:sz="8" w:space="0" w:color="0066CC"/>
              <w:right w:val="nil"/>
            </w:tcBorders>
          </w:tcPr>
          <w:p w14:paraId="3DB8D0D5" w14:textId="77777777" w:rsidR="006A5357" w:rsidRPr="00F6701C"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F6701C">
              <w:rPr>
                <w:rFonts w:ascii="Arial" w:hAnsi="Arial" w:cs="Arial"/>
                <w:color w:val="000000" w:themeColor="text1"/>
                <w:sz w:val="16"/>
                <w:szCs w:val="16"/>
              </w:rPr>
              <w:t>15</w:t>
            </w:r>
          </w:p>
        </w:tc>
        <w:tc>
          <w:tcPr>
            <w:tcW w:w="709" w:type="dxa"/>
            <w:tcBorders>
              <w:top w:val="single" w:sz="8" w:space="0" w:color="0066CC"/>
              <w:left w:val="nil"/>
              <w:bottom w:val="single" w:sz="8" w:space="0" w:color="0066CC"/>
              <w:right w:val="nil"/>
            </w:tcBorders>
          </w:tcPr>
          <w:p w14:paraId="763057D6" w14:textId="77777777" w:rsidR="006A5357" w:rsidRPr="00F6701C"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F6701C">
              <w:rPr>
                <w:rFonts w:ascii="Arial" w:hAnsi="Arial" w:cs="Arial"/>
                <w:color w:val="000000" w:themeColor="text1"/>
                <w:sz w:val="16"/>
                <w:szCs w:val="16"/>
              </w:rPr>
              <w:t>15</w:t>
            </w:r>
          </w:p>
        </w:tc>
        <w:tc>
          <w:tcPr>
            <w:tcW w:w="709" w:type="dxa"/>
            <w:tcBorders>
              <w:top w:val="single" w:sz="8" w:space="0" w:color="0066CC"/>
              <w:left w:val="nil"/>
              <w:bottom w:val="single" w:sz="8" w:space="0" w:color="0066CC"/>
              <w:right w:val="nil"/>
            </w:tcBorders>
          </w:tcPr>
          <w:p w14:paraId="37A6B27D" w14:textId="77777777" w:rsidR="006A5357" w:rsidRPr="00F6701C"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F6701C">
              <w:rPr>
                <w:rFonts w:ascii="Arial" w:hAnsi="Arial" w:cs="Arial"/>
                <w:color w:val="000000" w:themeColor="text1"/>
                <w:sz w:val="16"/>
                <w:szCs w:val="16"/>
              </w:rPr>
              <w:t>15</w:t>
            </w:r>
          </w:p>
        </w:tc>
      </w:tr>
      <w:tr w:rsidR="006A5357" w14:paraId="53D5D295"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84C7CAA" w14:textId="0F7C2009" w:rsidR="006A5357" w:rsidRPr="00F6701C" w:rsidRDefault="00F02A7B" w:rsidP="006522F8">
            <w:pPr>
              <w:pStyle w:val="Tabelle"/>
              <w:rPr>
                <w:rFonts w:ascii="Arial" w:hAnsi="Arial" w:cs="Arial"/>
                <w:b w:val="0"/>
                <w:bCs/>
                <w:color w:val="000000" w:themeColor="text1"/>
                <w:sz w:val="16"/>
                <w:szCs w:val="16"/>
                <w:lang w:eastAsia="en-US"/>
              </w:rPr>
            </w:pPr>
            <w:proofErr w:type="spellStart"/>
            <w:r w:rsidRPr="00F6701C">
              <w:rPr>
                <w:rFonts w:ascii="Arial" w:hAnsi="Arial" w:cs="Arial"/>
                <w:b w:val="0"/>
                <w:color w:val="000000" w:themeColor="text1"/>
                <w:sz w:val="16"/>
                <w:szCs w:val="16"/>
              </w:rPr>
              <w:t>bir_age_end</w:t>
            </w:r>
            <w:proofErr w:type="spellEnd"/>
          </w:p>
        </w:tc>
        <w:tc>
          <w:tcPr>
            <w:tcW w:w="992" w:type="dxa"/>
            <w:tcBorders>
              <w:top w:val="single" w:sz="8" w:space="0" w:color="0066CC"/>
              <w:left w:val="nil"/>
              <w:bottom w:val="single" w:sz="8" w:space="0" w:color="0066CC"/>
              <w:right w:val="nil"/>
            </w:tcBorders>
          </w:tcPr>
          <w:p w14:paraId="69574538" w14:textId="77777777" w:rsidR="006A5357" w:rsidRPr="00F6701C"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lang w:eastAsia="en-US"/>
              </w:rPr>
            </w:pPr>
            <w:r w:rsidRPr="00F6701C">
              <w:rPr>
                <w:rFonts w:ascii="Arial" w:hAnsi="Arial" w:cs="Arial"/>
                <w:color w:val="000000" w:themeColor="text1"/>
                <w:sz w:val="16"/>
                <w:szCs w:val="16"/>
              </w:rPr>
              <w:t>Jahr</w:t>
            </w:r>
          </w:p>
        </w:tc>
        <w:tc>
          <w:tcPr>
            <w:tcW w:w="3969" w:type="dxa"/>
            <w:tcBorders>
              <w:top w:val="single" w:sz="8" w:space="0" w:color="0066CC"/>
              <w:left w:val="nil"/>
              <w:bottom w:val="single" w:sz="8" w:space="0" w:color="0066CC"/>
              <w:right w:val="nil"/>
            </w:tcBorders>
          </w:tcPr>
          <w:p w14:paraId="54076FC7" w14:textId="77777777" w:rsidR="006A5357" w:rsidRPr="00F6701C"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F6701C">
              <w:rPr>
                <w:rFonts w:ascii="Arial" w:hAnsi="Arial" w:cs="Arial"/>
                <w:color w:val="000000" w:themeColor="text1"/>
                <w:sz w:val="16"/>
                <w:szCs w:val="16"/>
              </w:rPr>
              <w:t>Sogenannt gebärfähiges Alter: Ende</w:t>
            </w:r>
          </w:p>
        </w:tc>
        <w:tc>
          <w:tcPr>
            <w:tcW w:w="708" w:type="dxa"/>
            <w:tcBorders>
              <w:top w:val="single" w:sz="8" w:space="0" w:color="0066CC"/>
              <w:left w:val="nil"/>
              <w:bottom w:val="single" w:sz="8" w:space="0" w:color="0066CC"/>
              <w:right w:val="nil"/>
            </w:tcBorders>
          </w:tcPr>
          <w:p w14:paraId="3C57F77D" w14:textId="77777777" w:rsidR="006A5357" w:rsidRPr="00F6701C"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F6701C">
              <w:rPr>
                <w:rFonts w:ascii="Arial" w:hAnsi="Arial" w:cs="Arial"/>
                <w:color w:val="000000" w:themeColor="text1"/>
                <w:sz w:val="16"/>
                <w:szCs w:val="16"/>
              </w:rPr>
              <w:t>49</w:t>
            </w:r>
          </w:p>
        </w:tc>
        <w:tc>
          <w:tcPr>
            <w:tcW w:w="709" w:type="dxa"/>
            <w:tcBorders>
              <w:top w:val="single" w:sz="8" w:space="0" w:color="0066CC"/>
              <w:left w:val="nil"/>
              <w:bottom w:val="single" w:sz="8" w:space="0" w:color="0066CC"/>
              <w:right w:val="nil"/>
            </w:tcBorders>
          </w:tcPr>
          <w:p w14:paraId="15BE5A38" w14:textId="77777777" w:rsidR="006A5357" w:rsidRPr="00F6701C"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F6701C">
              <w:rPr>
                <w:rFonts w:ascii="Arial" w:hAnsi="Arial" w:cs="Arial"/>
                <w:color w:val="000000" w:themeColor="text1"/>
                <w:sz w:val="16"/>
                <w:szCs w:val="16"/>
              </w:rPr>
              <w:t>49</w:t>
            </w:r>
          </w:p>
        </w:tc>
        <w:tc>
          <w:tcPr>
            <w:tcW w:w="709" w:type="dxa"/>
            <w:tcBorders>
              <w:top w:val="single" w:sz="8" w:space="0" w:color="0066CC"/>
              <w:left w:val="nil"/>
              <w:bottom w:val="single" w:sz="8" w:space="0" w:color="0066CC"/>
              <w:right w:val="nil"/>
            </w:tcBorders>
          </w:tcPr>
          <w:p w14:paraId="4297C7B9" w14:textId="77777777" w:rsidR="006A5357" w:rsidRPr="00F6701C"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F6701C">
              <w:rPr>
                <w:rFonts w:ascii="Arial" w:hAnsi="Arial" w:cs="Arial"/>
                <w:color w:val="000000" w:themeColor="text1"/>
                <w:sz w:val="16"/>
                <w:szCs w:val="16"/>
              </w:rPr>
              <w:t>49</w:t>
            </w:r>
          </w:p>
        </w:tc>
      </w:tr>
      <w:tr w:rsidR="00002104" w14:paraId="7282E731"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BC20D09" w14:textId="7520E98C" w:rsidR="00002104" w:rsidRPr="00F6701C" w:rsidRDefault="00002104" w:rsidP="00002104">
            <w:pPr>
              <w:pStyle w:val="Tabelle"/>
              <w:rPr>
                <w:rFonts w:ascii="Arial" w:hAnsi="Arial" w:cs="Arial"/>
                <w:b w:val="0"/>
                <w:color w:val="000000" w:themeColor="text1"/>
                <w:sz w:val="16"/>
                <w:szCs w:val="16"/>
              </w:rPr>
            </w:pPr>
            <w:proofErr w:type="spellStart"/>
            <w:r w:rsidRPr="00002104">
              <w:rPr>
                <w:rFonts w:ascii="Arial" w:hAnsi="Arial" w:cs="Arial"/>
                <w:b w:val="0"/>
                <w:color w:val="000000" w:themeColor="text1"/>
                <w:sz w:val="16"/>
                <w:szCs w:val="16"/>
              </w:rPr>
              <w:t>bir_thres_origin</w:t>
            </w:r>
            <w:proofErr w:type="spellEnd"/>
          </w:p>
        </w:tc>
        <w:tc>
          <w:tcPr>
            <w:tcW w:w="992" w:type="dxa"/>
            <w:tcBorders>
              <w:top w:val="single" w:sz="8" w:space="0" w:color="0066CC"/>
              <w:left w:val="nil"/>
              <w:bottom w:val="single" w:sz="8" w:space="0" w:color="0066CC"/>
              <w:right w:val="nil"/>
            </w:tcBorders>
          </w:tcPr>
          <w:p w14:paraId="2E7ADA47" w14:textId="163698AD" w:rsidR="00002104" w:rsidRPr="00F6701C" w:rsidRDefault="00002104" w:rsidP="00002104">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Personen</w:t>
            </w:r>
          </w:p>
        </w:tc>
        <w:tc>
          <w:tcPr>
            <w:tcW w:w="3969" w:type="dxa"/>
            <w:tcBorders>
              <w:top w:val="single" w:sz="8" w:space="0" w:color="0066CC"/>
              <w:left w:val="nil"/>
              <w:bottom w:val="single" w:sz="8" w:space="0" w:color="0066CC"/>
              <w:right w:val="nil"/>
            </w:tcBorders>
          </w:tcPr>
          <w:p w14:paraId="3A149EA0" w14:textId="413C24AB" w:rsidR="00EE3D8F" w:rsidRPr="00F6701C" w:rsidRDefault="00002104" w:rsidP="00EE3D8F">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002104">
              <w:rPr>
                <w:rFonts w:ascii="Arial" w:hAnsi="Arial" w:cs="Arial"/>
                <w:color w:val="000000" w:themeColor="text1"/>
                <w:sz w:val="16"/>
                <w:szCs w:val="16"/>
              </w:rPr>
              <w:t>Altersverteilung der Frauen</w:t>
            </w:r>
            <w:r w:rsidR="00EE3D8F">
              <w:rPr>
                <w:rFonts w:ascii="Arial" w:hAnsi="Arial" w:cs="Arial"/>
                <w:color w:val="000000" w:themeColor="text1"/>
                <w:sz w:val="16"/>
                <w:szCs w:val="16"/>
              </w:rPr>
              <w:t xml:space="preserve"> (Bevölkerungsbestand)</w:t>
            </w:r>
            <w:r w:rsidRPr="00002104">
              <w:rPr>
                <w:rFonts w:ascii="Arial" w:hAnsi="Arial" w:cs="Arial"/>
                <w:color w:val="000000" w:themeColor="text1"/>
                <w:sz w:val="16"/>
                <w:szCs w:val="16"/>
              </w:rPr>
              <w:t xml:space="preserve">: Wenn die Zahl der Frauen unter diesem Schwellenwert </w:t>
            </w:r>
            <w:r w:rsidR="00EE3D8F">
              <w:rPr>
                <w:rFonts w:ascii="Arial" w:hAnsi="Arial" w:cs="Arial"/>
                <w:color w:val="000000" w:themeColor="text1"/>
                <w:sz w:val="16"/>
                <w:szCs w:val="16"/>
              </w:rPr>
              <w:t>liegt (Anzahl von den Rändern kumuliert</w:t>
            </w:r>
            <w:r w:rsidRPr="00002104">
              <w:rPr>
                <w:rFonts w:ascii="Arial" w:hAnsi="Arial" w:cs="Arial"/>
                <w:color w:val="000000" w:themeColor="text1"/>
                <w:sz w:val="16"/>
                <w:szCs w:val="16"/>
              </w:rPr>
              <w:t xml:space="preserve">), wird die </w:t>
            </w:r>
            <w:r w:rsidR="00915BE5">
              <w:rPr>
                <w:rFonts w:ascii="Arial" w:hAnsi="Arial" w:cs="Arial"/>
                <w:color w:val="000000" w:themeColor="text1"/>
                <w:sz w:val="16"/>
                <w:szCs w:val="16"/>
              </w:rPr>
              <w:t>Fertilitätsrate</w:t>
            </w:r>
            <w:r w:rsidR="00EE3D8F">
              <w:rPr>
                <w:rFonts w:ascii="Arial" w:hAnsi="Arial" w:cs="Arial"/>
                <w:color w:val="000000" w:themeColor="text1"/>
                <w:sz w:val="16"/>
                <w:szCs w:val="16"/>
              </w:rPr>
              <w:t xml:space="preserve"> nach Jahr, Alter und Herkunft verwendet (ohne Quartier)</w:t>
            </w:r>
          </w:p>
        </w:tc>
        <w:tc>
          <w:tcPr>
            <w:tcW w:w="708" w:type="dxa"/>
            <w:tcBorders>
              <w:top w:val="single" w:sz="8" w:space="0" w:color="0066CC"/>
              <w:left w:val="nil"/>
              <w:bottom w:val="single" w:sz="8" w:space="0" w:color="0066CC"/>
              <w:right w:val="nil"/>
            </w:tcBorders>
          </w:tcPr>
          <w:p w14:paraId="441628E1" w14:textId="43D8FD87" w:rsidR="00002104" w:rsidRPr="00BC31CD" w:rsidRDefault="00002104" w:rsidP="00002104">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BC31CD">
              <w:rPr>
                <w:rFonts w:ascii="Arial" w:hAnsi="Arial" w:cs="Arial"/>
                <w:color w:val="000000" w:themeColor="text1"/>
                <w:sz w:val="16"/>
                <w:szCs w:val="16"/>
              </w:rPr>
              <w:t>100</w:t>
            </w:r>
          </w:p>
        </w:tc>
        <w:tc>
          <w:tcPr>
            <w:tcW w:w="709" w:type="dxa"/>
            <w:tcBorders>
              <w:top w:val="single" w:sz="8" w:space="0" w:color="0066CC"/>
              <w:left w:val="nil"/>
              <w:bottom w:val="single" w:sz="8" w:space="0" w:color="0066CC"/>
              <w:right w:val="nil"/>
            </w:tcBorders>
          </w:tcPr>
          <w:p w14:paraId="212B27E4" w14:textId="1F4E3850" w:rsidR="00002104" w:rsidRPr="00BC31CD" w:rsidRDefault="00002104" w:rsidP="00002104">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BC31CD">
              <w:rPr>
                <w:rFonts w:ascii="Arial" w:hAnsi="Arial" w:cs="Arial"/>
                <w:color w:val="000000" w:themeColor="text1"/>
                <w:sz w:val="16"/>
                <w:szCs w:val="16"/>
              </w:rPr>
              <w:t>100</w:t>
            </w:r>
          </w:p>
        </w:tc>
        <w:tc>
          <w:tcPr>
            <w:tcW w:w="709" w:type="dxa"/>
            <w:tcBorders>
              <w:top w:val="single" w:sz="8" w:space="0" w:color="0066CC"/>
              <w:left w:val="nil"/>
              <w:bottom w:val="single" w:sz="8" w:space="0" w:color="0066CC"/>
              <w:right w:val="nil"/>
            </w:tcBorders>
          </w:tcPr>
          <w:p w14:paraId="0FA61BBD" w14:textId="117D7902" w:rsidR="00002104" w:rsidRPr="00BC31CD" w:rsidRDefault="00002104" w:rsidP="00002104">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BC31CD">
              <w:rPr>
                <w:rFonts w:ascii="Arial" w:hAnsi="Arial" w:cs="Arial"/>
                <w:color w:val="000000" w:themeColor="text1"/>
                <w:sz w:val="16"/>
                <w:szCs w:val="16"/>
              </w:rPr>
              <w:t>100</w:t>
            </w:r>
          </w:p>
        </w:tc>
      </w:tr>
      <w:tr w:rsidR="00002104" w14:paraId="0995D517"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DFEF9F2" w14:textId="0AAC8A43" w:rsidR="00002104" w:rsidRPr="00F6701C" w:rsidRDefault="00002104" w:rsidP="00002104">
            <w:pPr>
              <w:pStyle w:val="Tabelle"/>
              <w:rPr>
                <w:rFonts w:ascii="Arial" w:hAnsi="Arial" w:cs="Arial"/>
                <w:b w:val="0"/>
                <w:color w:val="000000" w:themeColor="text1"/>
                <w:sz w:val="16"/>
                <w:szCs w:val="16"/>
              </w:rPr>
            </w:pPr>
            <w:proofErr w:type="spellStart"/>
            <w:r w:rsidRPr="00002104">
              <w:rPr>
                <w:rFonts w:ascii="Arial" w:hAnsi="Arial" w:cs="Arial"/>
                <w:b w:val="0"/>
                <w:color w:val="000000" w:themeColor="text1"/>
                <w:sz w:val="16"/>
                <w:szCs w:val="16"/>
              </w:rPr>
              <w:t>bir_thres_overall</w:t>
            </w:r>
            <w:proofErr w:type="spellEnd"/>
          </w:p>
        </w:tc>
        <w:tc>
          <w:tcPr>
            <w:tcW w:w="992" w:type="dxa"/>
            <w:tcBorders>
              <w:top w:val="single" w:sz="8" w:space="0" w:color="0066CC"/>
              <w:left w:val="nil"/>
              <w:bottom w:val="single" w:sz="8" w:space="0" w:color="0066CC"/>
              <w:right w:val="nil"/>
            </w:tcBorders>
          </w:tcPr>
          <w:p w14:paraId="79C78E8E" w14:textId="20A11D8E" w:rsidR="00002104" w:rsidRPr="00F6701C" w:rsidRDefault="00002104" w:rsidP="00002104">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Personen</w:t>
            </w:r>
          </w:p>
        </w:tc>
        <w:tc>
          <w:tcPr>
            <w:tcW w:w="3969" w:type="dxa"/>
            <w:tcBorders>
              <w:top w:val="single" w:sz="8" w:space="0" w:color="0066CC"/>
              <w:left w:val="nil"/>
              <w:bottom w:val="single" w:sz="8" w:space="0" w:color="0066CC"/>
              <w:right w:val="nil"/>
            </w:tcBorders>
          </w:tcPr>
          <w:p w14:paraId="77B4CF06" w14:textId="3A0BEA76" w:rsidR="00002104" w:rsidRPr="00F6701C" w:rsidRDefault="00915BE5" w:rsidP="00915BE5">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002104">
              <w:rPr>
                <w:rFonts w:ascii="Arial" w:hAnsi="Arial" w:cs="Arial"/>
                <w:color w:val="000000" w:themeColor="text1"/>
                <w:sz w:val="16"/>
                <w:szCs w:val="16"/>
              </w:rPr>
              <w:t>Altersverteilung der Frauen</w:t>
            </w:r>
            <w:r>
              <w:rPr>
                <w:rFonts w:ascii="Arial" w:hAnsi="Arial" w:cs="Arial"/>
                <w:color w:val="000000" w:themeColor="text1"/>
                <w:sz w:val="16"/>
                <w:szCs w:val="16"/>
              </w:rPr>
              <w:t xml:space="preserve"> (Bevölkerungsbestand)</w:t>
            </w:r>
            <w:r w:rsidRPr="00002104">
              <w:rPr>
                <w:rFonts w:ascii="Arial" w:hAnsi="Arial" w:cs="Arial"/>
                <w:color w:val="000000" w:themeColor="text1"/>
                <w:sz w:val="16"/>
                <w:szCs w:val="16"/>
              </w:rPr>
              <w:t xml:space="preserve">: Wenn die Zahl der Frauen unter diesem Schwellenwert </w:t>
            </w:r>
            <w:r>
              <w:rPr>
                <w:rFonts w:ascii="Arial" w:hAnsi="Arial" w:cs="Arial"/>
                <w:color w:val="000000" w:themeColor="text1"/>
                <w:sz w:val="16"/>
                <w:szCs w:val="16"/>
              </w:rPr>
              <w:t>liegt (Anzahl von den Rändern kumuliert</w:t>
            </w:r>
            <w:r w:rsidRPr="00002104">
              <w:rPr>
                <w:rFonts w:ascii="Arial" w:hAnsi="Arial" w:cs="Arial"/>
                <w:color w:val="000000" w:themeColor="text1"/>
                <w:sz w:val="16"/>
                <w:szCs w:val="16"/>
              </w:rPr>
              <w:t xml:space="preserve">), wird die </w:t>
            </w:r>
            <w:r>
              <w:rPr>
                <w:rFonts w:ascii="Arial" w:hAnsi="Arial" w:cs="Arial"/>
                <w:color w:val="000000" w:themeColor="text1"/>
                <w:sz w:val="16"/>
                <w:szCs w:val="16"/>
              </w:rPr>
              <w:t>Fertilitätsrate nach Jahr und Alter verwendet (ohne Quartier</w:t>
            </w:r>
            <w:r w:rsidR="004070F3">
              <w:rPr>
                <w:rFonts w:ascii="Arial" w:hAnsi="Arial" w:cs="Arial"/>
                <w:color w:val="000000" w:themeColor="text1"/>
                <w:sz w:val="16"/>
                <w:szCs w:val="16"/>
              </w:rPr>
              <w:t xml:space="preserve"> und Herkunft</w:t>
            </w:r>
            <w:r>
              <w:rPr>
                <w:rFonts w:ascii="Arial" w:hAnsi="Arial" w:cs="Arial"/>
                <w:color w:val="000000" w:themeColor="text1"/>
                <w:sz w:val="16"/>
                <w:szCs w:val="16"/>
              </w:rPr>
              <w:t>)</w:t>
            </w:r>
          </w:p>
        </w:tc>
        <w:tc>
          <w:tcPr>
            <w:tcW w:w="708" w:type="dxa"/>
            <w:tcBorders>
              <w:top w:val="single" w:sz="8" w:space="0" w:color="0066CC"/>
              <w:left w:val="nil"/>
              <w:bottom w:val="single" w:sz="8" w:space="0" w:color="0066CC"/>
              <w:right w:val="nil"/>
            </w:tcBorders>
          </w:tcPr>
          <w:p w14:paraId="6E7719AE" w14:textId="52AD3995" w:rsidR="00002104" w:rsidRPr="00BC31CD" w:rsidRDefault="00002104" w:rsidP="00002104">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C31CD">
              <w:rPr>
                <w:rFonts w:ascii="Arial" w:hAnsi="Arial" w:cs="Arial"/>
                <w:color w:val="000000" w:themeColor="text1"/>
                <w:sz w:val="16"/>
                <w:szCs w:val="16"/>
              </w:rPr>
              <w:t>50</w:t>
            </w:r>
          </w:p>
        </w:tc>
        <w:tc>
          <w:tcPr>
            <w:tcW w:w="709" w:type="dxa"/>
            <w:tcBorders>
              <w:top w:val="single" w:sz="8" w:space="0" w:color="0066CC"/>
              <w:left w:val="nil"/>
              <w:bottom w:val="single" w:sz="8" w:space="0" w:color="0066CC"/>
              <w:right w:val="nil"/>
            </w:tcBorders>
          </w:tcPr>
          <w:p w14:paraId="6A2115D4" w14:textId="5A86F5B3" w:rsidR="00002104" w:rsidRPr="00BC31CD" w:rsidRDefault="00002104" w:rsidP="00002104">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C31CD">
              <w:rPr>
                <w:rFonts w:ascii="Arial" w:hAnsi="Arial" w:cs="Arial"/>
                <w:color w:val="000000" w:themeColor="text1"/>
                <w:sz w:val="16"/>
                <w:szCs w:val="16"/>
              </w:rPr>
              <w:t>50</w:t>
            </w:r>
          </w:p>
        </w:tc>
        <w:tc>
          <w:tcPr>
            <w:tcW w:w="709" w:type="dxa"/>
            <w:tcBorders>
              <w:top w:val="single" w:sz="8" w:space="0" w:color="0066CC"/>
              <w:left w:val="nil"/>
              <w:bottom w:val="single" w:sz="8" w:space="0" w:color="0066CC"/>
              <w:right w:val="nil"/>
            </w:tcBorders>
          </w:tcPr>
          <w:p w14:paraId="124F5C55" w14:textId="068CB570" w:rsidR="00002104" w:rsidRPr="00BC31CD" w:rsidRDefault="00002104" w:rsidP="00002104">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C31CD">
              <w:rPr>
                <w:rFonts w:ascii="Arial" w:hAnsi="Arial" w:cs="Arial"/>
                <w:color w:val="000000" w:themeColor="text1"/>
                <w:sz w:val="16"/>
                <w:szCs w:val="16"/>
              </w:rPr>
              <w:t>50</w:t>
            </w:r>
          </w:p>
        </w:tc>
      </w:tr>
      <w:tr w:rsidR="00002104" w14:paraId="687D7272"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9F0A93B" w14:textId="1840DD1F" w:rsidR="00002104" w:rsidRPr="00F6701C" w:rsidRDefault="00002104" w:rsidP="00002104">
            <w:pPr>
              <w:pStyle w:val="Tabelle"/>
              <w:rPr>
                <w:rFonts w:ascii="Arial" w:hAnsi="Arial" w:cs="Arial"/>
                <w:b w:val="0"/>
                <w:color w:val="000000" w:themeColor="text1"/>
                <w:sz w:val="16"/>
                <w:szCs w:val="16"/>
              </w:rPr>
            </w:pPr>
            <w:proofErr w:type="spellStart"/>
            <w:r w:rsidRPr="00002104">
              <w:rPr>
                <w:rFonts w:ascii="Arial" w:hAnsi="Arial" w:cs="Arial"/>
                <w:b w:val="0"/>
                <w:color w:val="000000" w:themeColor="text1"/>
                <w:sz w:val="16"/>
                <w:szCs w:val="16"/>
              </w:rPr>
              <w:t>bir_thres_const</w:t>
            </w:r>
            <w:proofErr w:type="spellEnd"/>
          </w:p>
        </w:tc>
        <w:tc>
          <w:tcPr>
            <w:tcW w:w="992" w:type="dxa"/>
            <w:tcBorders>
              <w:top w:val="single" w:sz="8" w:space="0" w:color="0066CC"/>
              <w:left w:val="nil"/>
              <w:bottom w:val="single" w:sz="8" w:space="0" w:color="0066CC"/>
              <w:right w:val="nil"/>
            </w:tcBorders>
          </w:tcPr>
          <w:p w14:paraId="5099282E" w14:textId="2D306B44" w:rsidR="00002104" w:rsidRPr="00F6701C" w:rsidRDefault="00002104" w:rsidP="00002104">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Personen</w:t>
            </w:r>
          </w:p>
        </w:tc>
        <w:tc>
          <w:tcPr>
            <w:tcW w:w="3969" w:type="dxa"/>
            <w:tcBorders>
              <w:top w:val="single" w:sz="8" w:space="0" w:color="0066CC"/>
              <w:left w:val="nil"/>
              <w:bottom w:val="single" w:sz="8" w:space="0" w:color="0066CC"/>
              <w:right w:val="nil"/>
            </w:tcBorders>
          </w:tcPr>
          <w:p w14:paraId="1EA74E32" w14:textId="5580FA17" w:rsidR="00002104" w:rsidRPr="00F6701C" w:rsidRDefault="004070F3" w:rsidP="004070F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002104">
              <w:rPr>
                <w:rFonts w:ascii="Arial" w:hAnsi="Arial" w:cs="Arial"/>
                <w:color w:val="000000" w:themeColor="text1"/>
                <w:sz w:val="16"/>
                <w:szCs w:val="16"/>
              </w:rPr>
              <w:t>Altersverteilung der Frauen</w:t>
            </w:r>
            <w:r>
              <w:rPr>
                <w:rFonts w:ascii="Arial" w:hAnsi="Arial" w:cs="Arial"/>
                <w:color w:val="000000" w:themeColor="text1"/>
                <w:sz w:val="16"/>
                <w:szCs w:val="16"/>
              </w:rPr>
              <w:t xml:space="preserve"> (Bevölkerungsbestand)</w:t>
            </w:r>
            <w:r w:rsidRPr="00002104">
              <w:rPr>
                <w:rFonts w:ascii="Arial" w:hAnsi="Arial" w:cs="Arial"/>
                <w:color w:val="000000" w:themeColor="text1"/>
                <w:sz w:val="16"/>
                <w:szCs w:val="16"/>
              </w:rPr>
              <w:t xml:space="preserve">: Wenn die Zahl der Frauen unter diesem Schwellenwert </w:t>
            </w:r>
            <w:r>
              <w:rPr>
                <w:rFonts w:ascii="Arial" w:hAnsi="Arial" w:cs="Arial"/>
                <w:color w:val="000000" w:themeColor="text1"/>
                <w:sz w:val="16"/>
                <w:szCs w:val="16"/>
              </w:rPr>
              <w:t xml:space="preserve">liegt (Anzahl von den Rändern kumuliert), wird eine konstante Fertilitätsrate verwendet. Der Wert wird mit dem Parameter </w:t>
            </w:r>
            <w:proofErr w:type="spellStart"/>
            <w:r>
              <w:rPr>
                <w:rFonts w:ascii="Arial" w:hAnsi="Arial" w:cs="Arial"/>
                <w:color w:val="000000" w:themeColor="text1"/>
                <w:sz w:val="16"/>
                <w:szCs w:val="16"/>
              </w:rPr>
              <w:t>bir_thres_value</w:t>
            </w:r>
            <w:proofErr w:type="spellEnd"/>
            <w:r>
              <w:rPr>
                <w:rFonts w:ascii="Arial" w:hAnsi="Arial" w:cs="Arial"/>
                <w:color w:val="000000" w:themeColor="text1"/>
                <w:sz w:val="16"/>
                <w:szCs w:val="16"/>
              </w:rPr>
              <w:t xml:space="preserve"> gewählt.</w:t>
            </w:r>
          </w:p>
        </w:tc>
        <w:tc>
          <w:tcPr>
            <w:tcW w:w="708" w:type="dxa"/>
            <w:tcBorders>
              <w:top w:val="single" w:sz="8" w:space="0" w:color="0066CC"/>
              <w:left w:val="nil"/>
              <w:bottom w:val="single" w:sz="8" w:space="0" w:color="0066CC"/>
              <w:right w:val="nil"/>
            </w:tcBorders>
          </w:tcPr>
          <w:p w14:paraId="136F93B5" w14:textId="5F194242" w:rsidR="00002104" w:rsidRPr="00BC31CD" w:rsidRDefault="00002104" w:rsidP="00002104">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BC31CD">
              <w:rPr>
                <w:rFonts w:ascii="Arial" w:hAnsi="Arial" w:cs="Arial"/>
                <w:color w:val="000000" w:themeColor="text1"/>
                <w:sz w:val="16"/>
                <w:szCs w:val="16"/>
              </w:rPr>
              <w:t>25</w:t>
            </w:r>
          </w:p>
        </w:tc>
        <w:tc>
          <w:tcPr>
            <w:tcW w:w="709" w:type="dxa"/>
            <w:tcBorders>
              <w:top w:val="single" w:sz="8" w:space="0" w:color="0066CC"/>
              <w:left w:val="nil"/>
              <w:bottom w:val="single" w:sz="8" w:space="0" w:color="0066CC"/>
              <w:right w:val="nil"/>
            </w:tcBorders>
          </w:tcPr>
          <w:p w14:paraId="3A823B6E" w14:textId="670FBD22" w:rsidR="00002104" w:rsidRPr="00BC31CD" w:rsidRDefault="00002104" w:rsidP="00002104">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BC31CD">
              <w:rPr>
                <w:rFonts w:ascii="Arial" w:hAnsi="Arial" w:cs="Arial"/>
                <w:color w:val="000000" w:themeColor="text1"/>
                <w:sz w:val="16"/>
                <w:szCs w:val="16"/>
              </w:rPr>
              <w:t>25</w:t>
            </w:r>
          </w:p>
        </w:tc>
        <w:tc>
          <w:tcPr>
            <w:tcW w:w="709" w:type="dxa"/>
            <w:tcBorders>
              <w:top w:val="single" w:sz="8" w:space="0" w:color="0066CC"/>
              <w:left w:val="nil"/>
              <w:bottom w:val="single" w:sz="8" w:space="0" w:color="0066CC"/>
              <w:right w:val="nil"/>
            </w:tcBorders>
          </w:tcPr>
          <w:p w14:paraId="312EB90A" w14:textId="61D7B56A" w:rsidR="00002104" w:rsidRPr="00BC31CD" w:rsidRDefault="00002104" w:rsidP="00002104">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BC31CD">
              <w:rPr>
                <w:rFonts w:ascii="Arial" w:hAnsi="Arial" w:cs="Arial"/>
                <w:color w:val="000000" w:themeColor="text1"/>
                <w:sz w:val="16"/>
                <w:szCs w:val="16"/>
              </w:rPr>
              <w:t>25</w:t>
            </w:r>
          </w:p>
        </w:tc>
      </w:tr>
      <w:tr w:rsidR="00002104" w14:paraId="517A6B22"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FE1E35E" w14:textId="0B6FAB42" w:rsidR="00002104" w:rsidRPr="00F6701C" w:rsidRDefault="00002104" w:rsidP="00002104">
            <w:pPr>
              <w:pStyle w:val="Tabelle"/>
              <w:rPr>
                <w:rFonts w:ascii="Arial" w:hAnsi="Arial" w:cs="Arial"/>
                <w:b w:val="0"/>
                <w:color w:val="000000" w:themeColor="text1"/>
                <w:sz w:val="16"/>
                <w:szCs w:val="16"/>
              </w:rPr>
            </w:pPr>
            <w:proofErr w:type="spellStart"/>
            <w:r w:rsidRPr="00002104">
              <w:rPr>
                <w:rFonts w:ascii="Arial" w:hAnsi="Arial" w:cs="Arial"/>
                <w:b w:val="0"/>
                <w:color w:val="000000" w:themeColor="text1"/>
                <w:sz w:val="16"/>
                <w:szCs w:val="16"/>
              </w:rPr>
              <w:t>bir_thres_value</w:t>
            </w:r>
            <w:proofErr w:type="spellEnd"/>
          </w:p>
        </w:tc>
        <w:tc>
          <w:tcPr>
            <w:tcW w:w="992" w:type="dxa"/>
            <w:tcBorders>
              <w:top w:val="single" w:sz="8" w:space="0" w:color="0066CC"/>
              <w:left w:val="nil"/>
              <w:bottom w:val="single" w:sz="8" w:space="0" w:color="0066CC"/>
              <w:right w:val="nil"/>
            </w:tcBorders>
          </w:tcPr>
          <w:p w14:paraId="07DC674B" w14:textId="162EF0B2" w:rsidR="00002104" w:rsidRPr="00F6701C" w:rsidRDefault="00002104" w:rsidP="00002104">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Personen</w:t>
            </w:r>
          </w:p>
        </w:tc>
        <w:tc>
          <w:tcPr>
            <w:tcW w:w="3969" w:type="dxa"/>
            <w:tcBorders>
              <w:top w:val="single" w:sz="8" w:space="0" w:color="0066CC"/>
              <w:left w:val="nil"/>
              <w:bottom w:val="single" w:sz="8" w:space="0" w:color="0066CC"/>
              <w:right w:val="nil"/>
            </w:tcBorders>
          </w:tcPr>
          <w:p w14:paraId="2D736012" w14:textId="6A2AE907" w:rsidR="00002104" w:rsidRPr="00F6701C" w:rsidRDefault="003C1A24" w:rsidP="00002104">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 xml:space="preserve">Konstanter Wert der Fertilitätsrate, wenn der im Bevölkerungsbestand weniger als eine bestimmte Anzahl Frauen vorhanden sind (siehe Parameter </w:t>
            </w:r>
            <w:proofErr w:type="spellStart"/>
            <w:r>
              <w:rPr>
                <w:rFonts w:ascii="Arial" w:hAnsi="Arial" w:cs="Arial"/>
                <w:color w:val="000000" w:themeColor="text1"/>
                <w:sz w:val="16"/>
                <w:szCs w:val="16"/>
              </w:rPr>
              <w:t>bir_thres_const</w:t>
            </w:r>
            <w:proofErr w:type="spellEnd"/>
            <w:r>
              <w:rPr>
                <w:rFonts w:ascii="Arial" w:hAnsi="Arial" w:cs="Arial"/>
                <w:color w:val="000000" w:themeColor="text1"/>
                <w:sz w:val="16"/>
                <w:szCs w:val="16"/>
              </w:rPr>
              <w:t>)</w:t>
            </w:r>
          </w:p>
        </w:tc>
        <w:tc>
          <w:tcPr>
            <w:tcW w:w="708" w:type="dxa"/>
            <w:tcBorders>
              <w:top w:val="single" w:sz="8" w:space="0" w:color="0066CC"/>
              <w:left w:val="nil"/>
              <w:bottom w:val="single" w:sz="8" w:space="0" w:color="0066CC"/>
              <w:right w:val="nil"/>
            </w:tcBorders>
          </w:tcPr>
          <w:p w14:paraId="3E395261" w14:textId="2B578B36" w:rsidR="00002104" w:rsidRPr="00BC31CD" w:rsidRDefault="00002104" w:rsidP="00002104">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C31CD">
              <w:rPr>
                <w:rFonts w:ascii="Arial" w:hAnsi="Arial" w:cs="Arial"/>
                <w:color w:val="000000" w:themeColor="text1"/>
                <w:sz w:val="16"/>
                <w:szCs w:val="16"/>
              </w:rPr>
              <w:t>0</w:t>
            </w:r>
          </w:p>
        </w:tc>
        <w:tc>
          <w:tcPr>
            <w:tcW w:w="709" w:type="dxa"/>
            <w:tcBorders>
              <w:top w:val="single" w:sz="8" w:space="0" w:color="0066CC"/>
              <w:left w:val="nil"/>
              <w:bottom w:val="single" w:sz="8" w:space="0" w:color="0066CC"/>
              <w:right w:val="nil"/>
            </w:tcBorders>
          </w:tcPr>
          <w:p w14:paraId="381A23C9" w14:textId="58845914" w:rsidR="00002104" w:rsidRPr="00BC31CD" w:rsidRDefault="00002104" w:rsidP="00002104">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C31CD">
              <w:rPr>
                <w:rFonts w:ascii="Arial" w:hAnsi="Arial" w:cs="Arial"/>
                <w:color w:val="000000" w:themeColor="text1"/>
                <w:sz w:val="16"/>
                <w:szCs w:val="16"/>
              </w:rPr>
              <w:t>0</w:t>
            </w:r>
          </w:p>
        </w:tc>
        <w:tc>
          <w:tcPr>
            <w:tcW w:w="709" w:type="dxa"/>
            <w:tcBorders>
              <w:top w:val="single" w:sz="8" w:space="0" w:color="0066CC"/>
              <w:left w:val="nil"/>
              <w:bottom w:val="single" w:sz="8" w:space="0" w:color="0066CC"/>
              <w:right w:val="nil"/>
            </w:tcBorders>
          </w:tcPr>
          <w:p w14:paraId="5DDBB9F9" w14:textId="685A3286" w:rsidR="00002104" w:rsidRPr="00BC31CD" w:rsidRDefault="00002104" w:rsidP="00002104">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C31CD">
              <w:rPr>
                <w:rFonts w:ascii="Arial" w:hAnsi="Arial" w:cs="Arial"/>
                <w:color w:val="000000" w:themeColor="text1"/>
                <w:sz w:val="16"/>
                <w:szCs w:val="16"/>
              </w:rPr>
              <w:t>0</w:t>
            </w:r>
          </w:p>
        </w:tc>
      </w:tr>
      <w:tr w:rsidR="00002104" w14:paraId="3A8B68AB"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91D2D92" w14:textId="01769D15" w:rsidR="00002104" w:rsidRPr="00F6701C" w:rsidRDefault="008E34AB" w:rsidP="006522F8">
            <w:pPr>
              <w:pStyle w:val="Tabelle"/>
              <w:rPr>
                <w:rFonts w:ascii="Arial" w:hAnsi="Arial" w:cs="Arial"/>
                <w:b w:val="0"/>
                <w:color w:val="000000" w:themeColor="text1"/>
                <w:sz w:val="16"/>
                <w:szCs w:val="16"/>
              </w:rPr>
            </w:pPr>
            <w:proofErr w:type="spellStart"/>
            <w:r w:rsidRPr="008E34AB">
              <w:rPr>
                <w:rFonts w:ascii="Arial" w:hAnsi="Arial" w:cs="Arial"/>
                <w:b w:val="0"/>
                <w:color w:val="000000" w:themeColor="text1"/>
                <w:sz w:val="16"/>
                <w:szCs w:val="16"/>
              </w:rPr>
              <w:t>bir_fer_span</w:t>
            </w:r>
            <w:proofErr w:type="spellEnd"/>
          </w:p>
        </w:tc>
        <w:tc>
          <w:tcPr>
            <w:tcW w:w="992" w:type="dxa"/>
            <w:tcBorders>
              <w:top w:val="single" w:sz="8" w:space="0" w:color="0066CC"/>
              <w:left w:val="nil"/>
              <w:bottom w:val="single" w:sz="8" w:space="0" w:color="0066CC"/>
              <w:right w:val="nil"/>
            </w:tcBorders>
          </w:tcPr>
          <w:p w14:paraId="4F6A2B68" w14:textId="3DFF6481" w:rsidR="00002104" w:rsidRPr="00F6701C" w:rsidRDefault="008E34AB"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Keine Einheit</w:t>
            </w:r>
          </w:p>
        </w:tc>
        <w:tc>
          <w:tcPr>
            <w:tcW w:w="3969" w:type="dxa"/>
            <w:tcBorders>
              <w:top w:val="single" w:sz="8" w:space="0" w:color="0066CC"/>
              <w:left w:val="nil"/>
              <w:bottom w:val="single" w:sz="8" w:space="0" w:color="0066CC"/>
              <w:right w:val="nil"/>
            </w:tcBorders>
          </w:tcPr>
          <w:p w14:paraId="371007CD" w14:textId="71183A08" w:rsidR="00002104" w:rsidRPr="00F6701C" w:rsidRDefault="00FC37D7" w:rsidP="00235D57">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FC37D7">
              <w:rPr>
                <w:rFonts w:ascii="Arial" w:hAnsi="Arial" w:cs="Arial"/>
                <w:color w:val="000000" w:themeColor="text1"/>
                <w:sz w:val="16"/>
                <w:szCs w:val="16"/>
              </w:rPr>
              <w:t>Anteil</w:t>
            </w:r>
            <w:r>
              <w:rPr>
                <w:rFonts w:ascii="Arial" w:hAnsi="Arial" w:cs="Arial"/>
                <w:color w:val="000000" w:themeColor="text1"/>
                <w:sz w:val="16"/>
                <w:szCs w:val="16"/>
              </w:rPr>
              <w:t xml:space="preserve"> der Datenpunkte, die in den </w:t>
            </w:r>
            <w:r w:rsidR="00235D57">
              <w:rPr>
                <w:rFonts w:ascii="Arial" w:hAnsi="Arial" w:cs="Arial"/>
                <w:color w:val="000000" w:themeColor="text1"/>
                <w:sz w:val="16"/>
                <w:szCs w:val="16"/>
              </w:rPr>
              <w:t>LOESS</w:t>
            </w:r>
            <w:r>
              <w:rPr>
                <w:rFonts w:ascii="Arial" w:hAnsi="Arial" w:cs="Arial"/>
                <w:color w:val="000000" w:themeColor="text1"/>
                <w:sz w:val="16"/>
                <w:szCs w:val="16"/>
              </w:rPr>
              <w:t xml:space="preserve">-Regressionen der Fertilitätsrate nach </w:t>
            </w:r>
            <w:r w:rsidRPr="00FC37D7">
              <w:rPr>
                <w:rFonts w:ascii="Arial" w:hAnsi="Arial" w:cs="Arial"/>
                <w:color w:val="000000" w:themeColor="text1"/>
                <w:sz w:val="16"/>
                <w:szCs w:val="16"/>
              </w:rPr>
              <w:t xml:space="preserve">Alter verwendet werden; Gruppen: </w:t>
            </w:r>
            <w:r w:rsidR="00935DC6">
              <w:rPr>
                <w:rFonts w:ascii="Arial" w:hAnsi="Arial" w:cs="Arial"/>
                <w:color w:val="000000" w:themeColor="text1"/>
                <w:sz w:val="16"/>
                <w:szCs w:val="16"/>
              </w:rPr>
              <w:t>Quartier</w:t>
            </w:r>
            <w:r w:rsidRPr="00FC37D7">
              <w:rPr>
                <w:rFonts w:ascii="Arial" w:hAnsi="Arial" w:cs="Arial"/>
                <w:color w:val="000000" w:themeColor="text1"/>
                <w:sz w:val="16"/>
                <w:szCs w:val="16"/>
              </w:rPr>
              <w:t>, Jahr, Herkunft</w:t>
            </w:r>
          </w:p>
        </w:tc>
        <w:tc>
          <w:tcPr>
            <w:tcW w:w="708" w:type="dxa"/>
            <w:tcBorders>
              <w:top w:val="single" w:sz="8" w:space="0" w:color="0066CC"/>
              <w:left w:val="nil"/>
              <w:bottom w:val="single" w:sz="8" w:space="0" w:color="0066CC"/>
              <w:right w:val="nil"/>
            </w:tcBorders>
          </w:tcPr>
          <w:p w14:paraId="7D082733" w14:textId="47D7FF45" w:rsidR="00002104" w:rsidRPr="00F6701C" w:rsidRDefault="00A62AA4"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0.3</w:t>
            </w:r>
          </w:p>
        </w:tc>
        <w:tc>
          <w:tcPr>
            <w:tcW w:w="709" w:type="dxa"/>
            <w:tcBorders>
              <w:top w:val="single" w:sz="8" w:space="0" w:color="0066CC"/>
              <w:left w:val="nil"/>
              <w:bottom w:val="single" w:sz="8" w:space="0" w:color="0066CC"/>
              <w:right w:val="nil"/>
            </w:tcBorders>
          </w:tcPr>
          <w:p w14:paraId="3CD4C6AA" w14:textId="2C55EBB2" w:rsidR="00002104" w:rsidRPr="00F6701C" w:rsidRDefault="00A62AA4"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0.3</w:t>
            </w:r>
          </w:p>
        </w:tc>
        <w:tc>
          <w:tcPr>
            <w:tcW w:w="709" w:type="dxa"/>
            <w:tcBorders>
              <w:top w:val="single" w:sz="8" w:space="0" w:color="0066CC"/>
              <w:left w:val="nil"/>
              <w:bottom w:val="single" w:sz="8" w:space="0" w:color="0066CC"/>
              <w:right w:val="nil"/>
            </w:tcBorders>
          </w:tcPr>
          <w:p w14:paraId="49D63A67" w14:textId="7C437068" w:rsidR="00002104" w:rsidRPr="00F6701C" w:rsidRDefault="00A62AA4"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0.3</w:t>
            </w:r>
          </w:p>
        </w:tc>
      </w:tr>
      <w:tr w:rsidR="00BD6499" w:rsidRPr="00575B76" w14:paraId="570C155C"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E94B7C3" w14:textId="64C86FFB" w:rsidR="00BD6499" w:rsidRPr="00B4242D" w:rsidRDefault="00B4242D" w:rsidP="00543933">
            <w:pPr>
              <w:pStyle w:val="Tabelle"/>
              <w:rPr>
                <w:rFonts w:ascii="Arial" w:hAnsi="Arial" w:cs="Arial"/>
                <w:b w:val="0"/>
                <w:color w:val="000000" w:themeColor="text1"/>
                <w:sz w:val="16"/>
                <w:szCs w:val="16"/>
              </w:rPr>
            </w:pPr>
            <w:proofErr w:type="spellStart"/>
            <w:r w:rsidRPr="00B4242D">
              <w:rPr>
                <w:rFonts w:ascii="Arial" w:hAnsi="Arial" w:cs="Arial"/>
                <w:b w:val="0"/>
                <w:color w:val="000000" w:themeColor="text1"/>
                <w:sz w:val="16"/>
                <w:szCs w:val="16"/>
              </w:rPr>
              <w:t>bir_prop_trend</w:t>
            </w:r>
            <w:proofErr w:type="spellEnd"/>
          </w:p>
        </w:tc>
        <w:tc>
          <w:tcPr>
            <w:tcW w:w="992" w:type="dxa"/>
            <w:tcBorders>
              <w:top w:val="single" w:sz="8" w:space="0" w:color="0066CC"/>
              <w:left w:val="nil"/>
              <w:bottom w:val="single" w:sz="8" w:space="0" w:color="0066CC"/>
              <w:right w:val="nil"/>
            </w:tcBorders>
          </w:tcPr>
          <w:p w14:paraId="0A5A957A" w14:textId="77777777" w:rsidR="00BD6499" w:rsidRPr="00B4242D" w:rsidRDefault="00BD6499"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Prozent</w:t>
            </w:r>
          </w:p>
        </w:tc>
        <w:tc>
          <w:tcPr>
            <w:tcW w:w="3969" w:type="dxa"/>
            <w:tcBorders>
              <w:top w:val="single" w:sz="8" w:space="0" w:color="0066CC"/>
              <w:left w:val="nil"/>
              <w:bottom w:val="single" w:sz="8" w:space="0" w:color="0066CC"/>
              <w:right w:val="nil"/>
            </w:tcBorders>
          </w:tcPr>
          <w:p w14:paraId="5025106F" w14:textId="77777777" w:rsidR="00BD6499" w:rsidRPr="00B4242D" w:rsidRDefault="00BD6499"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Trend zusätzlich zum Mittel; 100 % heisst, dass 100 % der Differenz zwischen Trend und Mittel zum Mittel dazukommt (d.h. gleich Trend)</w:t>
            </w:r>
          </w:p>
        </w:tc>
        <w:tc>
          <w:tcPr>
            <w:tcW w:w="708" w:type="dxa"/>
            <w:tcBorders>
              <w:top w:val="single" w:sz="8" w:space="0" w:color="0066CC"/>
              <w:left w:val="nil"/>
              <w:bottom w:val="single" w:sz="8" w:space="0" w:color="0066CC"/>
              <w:right w:val="nil"/>
            </w:tcBorders>
          </w:tcPr>
          <w:p w14:paraId="38F4451F" w14:textId="470BD09B" w:rsidR="00BD6499" w:rsidRPr="00B4242D" w:rsidRDefault="00B4242D"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2</w:t>
            </w:r>
            <w:r w:rsidR="007B3953" w:rsidRPr="00B4242D">
              <w:rPr>
                <w:rFonts w:ascii="Arial" w:hAnsi="Arial" w:cs="Arial"/>
                <w:color w:val="000000" w:themeColor="text1"/>
                <w:sz w:val="16"/>
                <w:szCs w:val="16"/>
              </w:rPr>
              <w:t>0</w:t>
            </w:r>
          </w:p>
        </w:tc>
        <w:tc>
          <w:tcPr>
            <w:tcW w:w="709" w:type="dxa"/>
            <w:tcBorders>
              <w:top w:val="single" w:sz="8" w:space="0" w:color="0066CC"/>
              <w:left w:val="nil"/>
              <w:bottom w:val="single" w:sz="8" w:space="0" w:color="0066CC"/>
              <w:right w:val="nil"/>
            </w:tcBorders>
          </w:tcPr>
          <w:p w14:paraId="0E0C8517" w14:textId="180FD8A6" w:rsidR="00BD6499" w:rsidRPr="00B4242D" w:rsidRDefault="00B4242D"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2</w:t>
            </w:r>
            <w:r w:rsidR="007B3953" w:rsidRPr="00B4242D">
              <w:rPr>
                <w:rFonts w:ascii="Arial" w:hAnsi="Arial" w:cs="Arial"/>
                <w:color w:val="000000" w:themeColor="text1"/>
                <w:sz w:val="16"/>
                <w:szCs w:val="16"/>
              </w:rPr>
              <w:t>0</w:t>
            </w:r>
          </w:p>
        </w:tc>
        <w:tc>
          <w:tcPr>
            <w:tcW w:w="709" w:type="dxa"/>
            <w:tcBorders>
              <w:top w:val="single" w:sz="8" w:space="0" w:color="0066CC"/>
              <w:left w:val="nil"/>
              <w:bottom w:val="single" w:sz="8" w:space="0" w:color="0066CC"/>
              <w:right w:val="nil"/>
            </w:tcBorders>
          </w:tcPr>
          <w:p w14:paraId="115A7A22" w14:textId="065B35FE" w:rsidR="00BD6499" w:rsidRPr="00B4242D" w:rsidRDefault="00B4242D"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2</w:t>
            </w:r>
            <w:r w:rsidR="007B3953" w:rsidRPr="00B4242D">
              <w:rPr>
                <w:rFonts w:ascii="Arial" w:hAnsi="Arial" w:cs="Arial"/>
                <w:color w:val="000000" w:themeColor="text1"/>
                <w:sz w:val="16"/>
                <w:szCs w:val="16"/>
              </w:rPr>
              <w:t>0</w:t>
            </w:r>
          </w:p>
        </w:tc>
      </w:tr>
      <w:tr w:rsidR="006A5357" w14:paraId="01F7E83D"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9FE60B7" w14:textId="75C8EF70" w:rsidR="006A5357" w:rsidRPr="00B4242D" w:rsidRDefault="00B4242D" w:rsidP="006522F8">
            <w:pPr>
              <w:pStyle w:val="Tabelle"/>
              <w:rPr>
                <w:rFonts w:ascii="Arial" w:hAnsi="Arial" w:cs="Arial"/>
                <w:b w:val="0"/>
                <w:color w:val="000000" w:themeColor="text1"/>
                <w:sz w:val="16"/>
                <w:szCs w:val="16"/>
              </w:rPr>
            </w:pPr>
            <w:proofErr w:type="spellStart"/>
            <w:r w:rsidRPr="00B4242D">
              <w:rPr>
                <w:rFonts w:ascii="Arial" w:hAnsi="Arial" w:cs="Arial"/>
                <w:b w:val="0"/>
                <w:color w:val="000000" w:themeColor="text1"/>
                <w:sz w:val="16"/>
                <w:szCs w:val="16"/>
              </w:rPr>
              <w:t>bir_thres_percent</w:t>
            </w:r>
            <w:proofErr w:type="spellEnd"/>
          </w:p>
        </w:tc>
        <w:tc>
          <w:tcPr>
            <w:tcW w:w="992" w:type="dxa"/>
            <w:tcBorders>
              <w:top w:val="single" w:sz="8" w:space="0" w:color="0066CC"/>
              <w:left w:val="nil"/>
              <w:bottom w:val="single" w:sz="8" w:space="0" w:color="0066CC"/>
              <w:right w:val="nil"/>
            </w:tcBorders>
          </w:tcPr>
          <w:p w14:paraId="3ED121F9" w14:textId="77777777" w:rsidR="006A5357" w:rsidRPr="00B4242D"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Prozent</w:t>
            </w:r>
          </w:p>
        </w:tc>
        <w:tc>
          <w:tcPr>
            <w:tcW w:w="3969" w:type="dxa"/>
            <w:tcBorders>
              <w:top w:val="single" w:sz="8" w:space="0" w:color="0066CC"/>
              <w:left w:val="nil"/>
              <w:bottom w:val="single" w:sz="8" w:space="0" w:color="0066CC"/>
              <w:right w:val="nil"/>
            </w:tcBorders>
          </w:tcPr>
          <w:p w14:paraId="781130F5" w14:textId="49CC08BC" w:rsidR="006A5357" w:rsidRPr="00B4242D" w:rsidRDefault="006A5357" w:rsidP="00323B55">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 xml:space="preserve">Änderung der </w:t>
            </w:r>
            <w:r w:rsidR="00323B55" w:rsidRPr="00B4242D">
              <w:rPr>
                <w:rFonts w:ascii="Arial" w:hAnsi="Arial" w:cs="Arial"/>
                <w:color w:val="000000" w:themeColor="text1"/>
                <w:sz w:val="16"/>
                <w:szCs w:val="16"/>
              </w:rPr>
              <w:t>Fertilitäts</w:t>
            </w:r>
            <w:r w:rsidRPr="00B4242D">
              <w:rPr>
                <w:rFonts w:ascii="Arial" w:hAnsi="Arial" w:cs="Arial"/>
                <w:color w:val="000000" w:themeColor="text1"/>
                <w:sz w:val="16"/>
                <w:szCs w:val="16"/>
              </w:rPr>
              <w:t>rate nicht mehr als Anzahl Prozent vom Basis-Mittelwert (z.B. +/- 20 %; im Code ohnehin immer grösser-gleich Null)</w:t>
            </w:r>
          </w:p>
        </w:tc>
        <w:tc>
          <w:tcPr>
            <w:tcW w:w="708" w:type="dxa"/>
            <w:tcBorders>
              <w:top w:val="single" w:sz="8" w:space="0" w:color="0066CC"/>
              <w:left w:val="nil"/>
              <w:bottom w:val="single" w:sz="8" w:space="0" w:color="0066CC"/>
              <w:right w:val="nil"/>
            </w:tcBorders>
          </w:tcPr>
          <w:p w14:paraId="46902F99" w14:textId="77777777" w:rsidR="006A5357" w:rsidRPr="00B4242D"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20</w:t>
            </w:r>
          </w:p>
        </w:tc>
        <w:tc>
          <w:tcPr>
            <w:tcW w:w="709" w:type="dxa"/>
            <w:tcBorders>
              <w:top w:val="single" w:sz="8" w:space="0" w:color="0066CC"/>
              <w:left w:val="nil"/>
              <w:bottom w:val="single" w:sz="8" w:space="0" w:color="0066CC"/>
              <w:right w:val="nil"/>
            </w:tcBorders>
          </w:tcPr>
          <w:p w14:paraId="247EDF85" w14:textId="77777777" w:rsidR="006A5357" w:rsidRPr="00B4242D"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20</w:t>
            </w:r>
          </w:p>
        </w:tc>
        <w:tc>
          <w:tcPr>
            <w:tcW w:w="709" w:type="dxa"/>
            <w:tcBorders>
              <w:top w:val="single" w:sz="8" w:space="0" w:color="0066CC"/>
              <w:left w:val="nil"/>
              <w:bottom w:val="single" w:sz="8" w:space="0" w:color="0066CC"/>
              <w:right w:val="nil"/>
            </w:tcBorders>
          </w:tcPr>
          <w:p w14:paraId="3251AA1D" w14:textId="77777777" w:rsidR="006A5357" w:rsidRPr="00B4242D"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20</w:t>
            </w:r>
          </w:p>
        </w:tc>
      </w:tr>
      <w:tr w:rsidR="006A5357" w14:paraId="172FF26E"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E6545D4" w14:textId="51B9ADD6" w:rsidR="006A5357" w:rsidRPr="00B4242D" w:rsidRDefault="00B4242D" w:rsidP="006522F8">
            <w:pPr>
              <w:pStyle w:val="Tabelle"/>
              <w:rPr>
                <w:rFonts w:ascii="Arial" w:hAnsi="Arial" w:cs="Arial"/>
                <w:b w:val="0"/>
                <w:color w:val="000000" w:themeColor="text1"/>
                <w:sz w:val="16"/>
                <w:szCs w:val="16"/>
              </w:rPr>
            </w:pPr>
            <w:proofErr w:type="spellStart"/>
            <w:r w:rsidRPr="00B4242D">
              <w:rPr>
                <w:rFonts w:ascii="Arial" w:hAnsi="Arial" w:cs="Arial"/>
                <w:b w:val="0"/>
                <w:color w:val="000000" w:themeColor="text1"/>
                <w:sz w:val="16"/>
                <w:szCs w:val="16"/>
              </w:rPr>
              <w:t>bir_window_thres</w:t>
            </w:r>
            <w:proofErr w:type="spellEnd"/>
          </w:p>
        </w:tc>
        <w:tc>
          <w:tcPr>
            <w:tcW w:w="992" w:type="dxa"/>
            <w:tcBorders>
              <w:top w:val="single" w:sz="8" w:space="0" w:color="0066CC"/>
              <w:left w:val="nil"/>
              <w:bottom w:val="single" w:sz="8" w:space="0" w:color="0066CC"/>
              <w:right w:val="nil"/>
            </w:tcBorders>
          </w:tcPr>
          <w:p w14:paraId="6E34B1F3" w14:textId="36B068EC" w:rsidR="006A5357" w:rsidRPr="00B4242D"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Jahr</w:t>
            </w:r>
            <w:r w:rsidR="00BE41C8">
              <w:rPr>
                <w:rFonts w:ascii="Arial" w:hAnsi="Arial" w:cs="Arial"/>
                <w:color w:val="000000" w:themeColor="text1"/>
                <w:sz w:val="16"/>
                <w:szCs w:val="16"/>
              </w:rPr>
              <w:t>e</w:t>
            </w:r>
          </w:p>
        </w:tc>
        <w:tc>
          <w:tcPr>
            <w:tcW w:w="3969" w:type="dxa"/>
            <w:tcBorders>
              <w:top w:val="single" w:sz="8" w:space="0" w:color="0066CC"/>
              <w:left w:val="nil"/>
              <w:bottom w:val="single" w:sz="8" w:space="0" w:color="0066CC"/>
              <w:right w:val="nil"/>
            </w:tcBorders>
          </w:tcPr>
          <w:p w14:paraId="769BB29B" w14:textId="041EB249" w:rsidR="006A5357" w:rsidRPr="00B4242D"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 xml:space="preserve">Filter über Kalenderjahre (wenn </w:t>
            </w:r>
            <w:r w:rsidR="00C36D64">
              <w:rPr>
                <w:rFonts w:ascii="Arial" w:hAnsi="Arial" w:cs="Arial"/>
                <w:color w:val="000000" w:themeColor="text1"/>
                <w:sz w:val="16"/>
                <w:szCs w:val="16"/>
              </w:rPr>
              <w:t xml:space="preserve">die </w:t>
            </w:r>
            <w:r w:rsidR="00323B55" w:rsidRPr="00B4242D">
              <w:rPr>
                <w:rFonts w:ascii="Arial" w:hAnsi="Arial" w:cs="Arial"/>
                <w:color w:val="000000" w:themeColor="text1"/>
                <w:sz w:val="16"/>
                <w:szCs w:val="16"/>
              </w:rPr>
              <w:t>Fertilitäts</w:t>
            </w:r>
            <w:r w:rsidR="00EE54DB" w:rsidRPr="00B4242D">
              <w:rPr>
                <w:rFonts w:ascii="Arial" w:hAnsi="Arial" w:cs="Arial"/>
                <w:color w:val="000000" w:themeColor="text1"/>
                <w:sz w:val="16"/>
                <w:szCs w:val="16"/>
              </w:rPr>
              <w:t>rate</w:t>
            </w:r>
            <w:r w:rsidRPr="00B4242D">
              <w:rPr>
                <w:rFonts w:ascii="Arial" w:hAnsi="Arial" w:cs="Arial"/>
                <w:color w:val="000000" w:themeColor="text1"/>
                <w:sz w:val="16"/>
                <w:szCs w:val="16"/>
              </w:rPr>
              <w:t>nkurve wegen der gewählten Grenze einen Knick hat)</w:t>
            </w:r>
          </w:p>
        </w:tc>
        <w:tc>
          <w:tcPr>
            <w:tcW w:w="708" w:type="dxa"/>
            <w:tcBorders>
              <w:top w:val="single" w:sz="8" w:space="0" w:color="0066CC"/>
              <w:left w:val="nil"/>
              <w:bottom w:val="single" w:sz="8" w:space="0" w:color="0066CC"/>
              <w:right w:val="nil"/>
            </w:tcBorders>
          </w:tcPr>
          <w:p w14:paraId="4E1FE3E9" w14:textId="77777777" w:rsidR="006A5357" w:rsidRPr="00B4242D"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13</w:t>
            </w:r>
          </w:p>
        </w:tc>
        <w:tc>
          <w:tcPr>
            <w:tcW w:w="709" w:type="dxa"/>
            <w:tcBorders>
              <w:top w:val="single" w:sz="8" w:space="0" w:color="0066CC"/>
              <w:left w:val="nil"/>
              <w:bottom w:val="single" w:sz="8" w:space="0" w:color="0066CC"/>
              <w:right w:val="nil"/>
            </w:tcBorders>
          </w:tcPr>
          <w:p w14:paraId="3877485F" w14:textId="77777777" w:rsidR="006A5357" w:rsidRPr="00B4242D"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13</w:t>
            </w:r>
          </w:p>
        </w:tc>
        <w:tc>
          <w:tcPr>
            <w:tcW w:w="709" w:type="dxa"/>
            <w:tcBorders>
              <w:top w:val="single" w:sz="8" w:space="0" w:color="0066CC"/>
              <w:left w:val="nil"/>
              <w:bottom w:val="single" w:sz="8" w:space="0" w:color="0066CC"/>
              <w:right w:val="nil"/>
            </w:tcBorders>
          </w:tcPr>
          <w:p w14:paraId="53203F79" w14:textId="77777777" w:rsidR="006A5357" w:rsidRPr="00B4242D"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13</w:t>
            </w:r>
          </w:p>
        </w:tc>
      </w:tr>
      <w:tr w:rsidR="000B0ADA" w14:paraId="55D9E460"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8166EFD" w14:textId="30687F88" w:rsidR="000B0ADA" w:rsidRPr="004C2AAE" w:rsidRDefault="000B0ADA" w:rsidP="006522F8">
            <w:pPr>
              <w:pStyle w:val="Tabelle"/>
              <w:rPr>
                <w:rFonts w:ascii="Arial" w:hAnsi="Arial" w:cs="Arial"/>
                <w:b w:val="0"/>
                <w:color w:val="000000" w:themeColor="text1"/>
                <w:sz w:val="16"/>
                <w:szCs w:val="16"/>
              </w:rPr>
            </w:pPr>
            <w:proofErr w:type="spellStart"/>
            <w:r w:rsidRPr="004C2AAE">
              <w:rPr>
                <w:rFonts w:ascii="Arial" w:hAnsi="Arial" w:cs="Arial"/>
                <w:b w:val="0"/>
                <w:color w:val="000000" w:themeColor="text1"/>
                <w:sz w:val="16"/>
                <w:szCs w:val="16"/>
              </w:rPr>
              <w:t>bir_lower_thres</w:t>
            </w:r>
            <w:proofErr w:type="spellEnd"/>
          </w:p>
        </w:tc>
        <w:tc>
          <w:tcPr>
            <w:tcW w:w="992" w:type="dxa"/>
            <w:tcBorders>
              <w:top w:val="single" w:sz="8" w:space="0" w:color="0066CC"/>
              <w:left w:val="nil"/>
              <w:bottom w:val="single" w:sz="8" w:space="0" w:color="0066CC"/>
              <w:right w:val="nil"/>
            </w:tcBorders>
          </w:tcPr>
          <w:p w14:paraId="5FAC939C" w14:textId="0B6C53B2" w:rsidR="000B0ADA" w:rsidRPr="004C2AAE" w:rsidRDefault="000B0ADA"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4C2AAE">
              <w:rPr>
                <w:rFonts w:ascii="Arial" w:hAnsi="Arial" w:cs="Arial"/>
                <w:bCs w:val="0"/>
                <w:color w:val="000000" w:themeColor="text1"/>
                <w:sz w:val="16"/>
                <w:szCs w:val="16"/>
              </w:rPr>
              <w:t>Prozent pro Jahr</w:t>
            </w:r>
          </w:p>
        </w:tc>
        <w:tc>
          <w:tcPr>
            <w:tcW w:w="3969" w:type="dxa"/>
            <w:tcBorders>
              <w:top w:val="single" w:sz="8" w:space="0" w:color="0066CC"/>
              <w:left w:val="nil"/>
              <w:bottom w:val="single" w:sz="8" w:space="0" w:color="0066CC"/>
              <w:right w:val="nil"/>
            </w:tcBorders>
          </w:tcPr>
          <w:p w14:paraId="7AA7AE3F" w14:textId="11A5B2F1" w:rsidR="000B0ADA" w:rsidRPr="004C2AAE" w:rsidRDefault="004C2AAE"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4C2AAE">
              <w:rPr>
                <w:rFonts w:ascii="Arial" w:hAnsi="Arial" w:cs="Arial"/>
                <w:bCs w:val="0"/>
                <w:color w:val="000000" w:themeColor="text1"/>
                <w:sz w:val="16"/>
                <w:szCs w:val="16"/>
              </w:rPr>
              <w:t>Unterer Grenzwert für die Fertilitätsrate (die Fertilitätsrate sollte nicht kleiner als null sein)</w:t>
            </w:r>
          </w:p>
        </w:tc>
        <w:tc>
          <w:tcPr>
            <w:tcW w:w="708" w:type="dxa"/>
            <w:tcBorders>
              <w:top w:val="single" w:sz="8" w:space="0" w:color="0066CC"/>
              <w:left w:val="nil"/>
              <w:bottom w:val="single" w:sz="8" w:space="0" w:color="0066CC"/>
              <w:right w:val="nil"/>
            </w:tcBorders>
          </w:tcPr>
          <w:p w14:paraId="0DD49A48" w14:textId="6EB32CDB" w:rsidR="000B0ADA" w:rsidRPr="004C2AAE" w:rsidRDefault="004C2AAE"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4C2AAE">
              <w:rPr>
                <w:rFonts w:ascii="Arial" w:hAnsi="Arial" w:cs="Arial"/>
                <w:bCs w:val="0"/>
                <w:color w:val="000000" w:themeColor="text1"/>
                <w:sz w:val="16"/>
                <w:szCs w:val="16"/>
              </w:rPr>
              <w:t>0</w:t>
            </w:r>
          </w:p>
        </w:tc>
        <w:tc>
          <w:tcPr>
            <w:tcW w:w="709" w:type="dxa"/>
            <w:tcBorders>
              <w:top w:val="single" w:sz="8" w:space="0" w:color="0066CC"/>
              <w:left w:val="nil"/>
              <w:bottom w:val="single" w:sz="8" w:space="0" w:color="0066CC"/>
              <w:right w:val="nil"/>
            </w:tcBorders>
          </w:tcPr>
          <w:p w14:paraId="302F6525" w14:textId="754C933C" w:rsidR="000B0ADA" w:rsidRPr="004C2AAE" w:rsidRDefault="004C2AAE"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4C2AAE">
              <w:rPr>
                <w:rFonts w:ascii="Arial" w:hAnsi="Arial" w:cs="Arial"/>
                <w:bCs w:val="0"/>
                <w:color w:val="000000" w:themeColor="text1"/>
                <w:sz w:val="16"/>
                <w:szCs w:val="16"/>
              </w:rPr>
              <w:t>0</w:t>
            </w:r>
          </w:p>
        </w:tc>
        <w:tc>
          <w:tcPr>
            <w:tcW w:w="709" w:type="dxa"/>
            <w:tcBorders>
              <w:top w:val="single" w:sz="8" w:space="0" w:color="0066CC"/>
              <w:left w:val="nil"/>
              <w:bottom w:val="single" w:sz="8" w:space="0" w:color="0066CC"/>
              <w:right w:val="nil"/>
            </w:tcBorders>
          </w:tcPr>
          <w:p w14:paraId="2547FDA2" w14:textId="74751DCB" w:rsidR="000B0ADA" w:rsidRPr="004C2AAE" w:rsidRDefault="004C2AAE"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4C2AAE">
              <w:rPr>
                <w:rFonts w:ascii="Arial" w:hAnsi="Arial" w:cs="Arial"/>
                <w:bCs w:val="0"/>
                <w:color w:val="000000" w:themeColor="text1"/>
                <w:sz w:val="16"/>
                <w:szCs w:val="16"/>
              </w:rPr>
              <w:t>0</w:t>
            </w:r>
          </w:p>
        </w:tc>
      </w:tr>
      <w:tr w:rsidR="000B0ADA" w14:paraId="51AB64FA"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6A14791" w14:textId="29394FF5" w:rsidR="000B0ADA" w:rsidRPr="007E4306" w:rsidRDefault="00E03C1A" w:rsidP="006522F8">
            <w:pPr>
              <w:pStyle w:val="Tabelle"/>
              <w:rPr>
                <w:rFonts w:ascii="Arial" w:hAnsi="Arial" w:cs="Arial"/>
                <w:b w:val="0"/>
                <w:color w:val="000000" w:themeColor="text1"/>
                <w:sz w:val="16"/>
                <w:szCs w:val="16"/>
              </w:rPr>
            </w:pPr>
            <w:proofErr w:type="spellStart"/>
            <w:r w:rsidRPr="007E4306">
              <w:rPr>
                <w:rFonts w:ascii="Arial" w:hAnsi="Arial" w:cs="Arial"/>
                <w:b w:val="0"/>
                <w:color w:val="000000" w:themeColor="text1"/>
                <w:sz w:val="16"/>
                <w:szCs w:val="16"/>
              </w:rPr>
              <w:t>bir_upper_thres</w:t>
            </w:r>
            <w:proofErr w:type="spellEnd"/>
          </w:p>
        </w:tc>
        <w:tc>
          <w:tcPr>
            <w:tcW w:w="992" w:type="dxa"/>
            <w:tcBorders>
              <w:top w:val="single" w:sz="8" w:space="0" w:color="0066CC"/>
              <w:left w:val="nil"/>
              <w:bottom w:val="single" w:sz="8" w:space="0" w:color="0066CC"/>
              <w:right w:val="nil"/>
            </w:tcBorders>
          </w:tcPr>
          <w:p w14:paraId="24438C8C" w14:textId="1D49C7AF" w:rsidR="000B0ADA" w:rsidRPr="007E4306" w:rsidRDefault="00E03C1A"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7E4306">
              <w:rPr>
                <w:rFonts w:ascii="Arial" w:hAnsi="Arial" w:cs="Arial"/>
                <w:color w:val="000000" w:themeColor="text1"/>
                <w:sz w:val="16"/>
                <w:szCs w:val="16"/>
              </w:rPr>
              <w:t>Prozent pro Jahr</w:t>
            </w:r>
          </w:p>
        </w:tc>
        <w:tc>
          <w:tcPr>
            <w:tcW w:w="3969" w:type="dxa"/>
            <w:tcBorders>
              <w:top w:val="single" w:sz="8" w:space="0" w:color="0066CC"/>
              <w:left w:val="nil"/>
              <w:bottom w:val="single" w:sz="8" w:space="0" w:color="0066CC"/>
              <w:right w:val="nil"/>
            </w:tcBorders>
          </w:tcPr>
          <w:p w14:paraId="4E73AEE6" w14:textId="6D19387F" w:rsidR="000B0ADA" w:rsidRPr="007E4306" w:rsidRDefault="00E03C1A" w:rsidP="00E03C1A">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7E4306">
              <w:rPr>
                <w:rFonts w:ascii="Arial" w:hAnsi="Arial" w:cs="Arial"/>
                <w:color w:val="000000" w:themeColor="text1"/>
                <w:sz w:val="16"/>
                <w:szCs w:val="16"/>
              </w:rPr>
              <w:t>Oberer Grenzwert für die Fertilitätsrate (NA bedeutet, dass kein oberer Grenzwert für die Fertilitätsrate angewendet wird)</w:t>
            </w:r>
          </w:p>
        </w:tc>
        <w:tc>
          <w:tcPr>
            <w:tcW w:w="708" w:type="dxa"/>
            <w:tcBorders>
              <w:top w:val="single" w:sz="8" w:space="0" w:color="0066CC"/>
              <w:left w:val="nil"/>
              <w:bottom w:val="single" w:sz="8" w:space="0" w:color="0066CC"/>
              <w:right w:val="nil"/>
            </w:tcBorders>
          </w:tcPr>
          <w:p w14:paraId="470997CE" w14:textId="2BC434C5" w:rsidR="000B0ADA" w:rsidRPr="007E4306" w:rsidRDefault="002A5DA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7E4306">
              <w:rPr>
                <w:rFonts w:ascii="Arial" w:hAnsi="Arial" w:cs="Arial"/>
                <w:color w:val="000000" w:themeColor="text1"/>
                <w:sz w:val="16"/>
                <w:szCs w:val="16"/>
              </w:rPr>
              <w:t>NA</w:t>
            </w:r>
          </w:p>
        </w:tc>
        <w:tc>
          <w:tcPr>
            <w:tcW w:w="709" w:type="dxa"/>
            <w:tcBorders>
              <w:top w:val="single" w:sz="8" w:space="0" w:color="0066CC"/>
              <w:left w:val="nil"/>
              <w:bottom w:val="single" w:sz="8" w:space="0" w:color="0066CC"/>
              <w:right w:val="nil"/>
            </w:tcBorders>
          </w:tcPr>
          <w:p w14:paraId="5611830A" w14:textId="043D6D2B" w:rsidR="000B0ADA" w:rsidRPr="007E4306" w:rsidRDefault="002A5DA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7E4306">
              <w:rPr>
                <w:rFonts w:ascii="Arial" w:hAnsi="Arial" w:cs="Arial"/>
                <w:color w:val="000000" w:themeColor="text1"/>
                <w:sz w:val="16"/>
                <w:szCs w:val="16"/>
              </w:rPr>
              <w:t>NA</w:t>
            </w:r>
          </w:p>
        </w:tc>
        <w:tc>
          <w:tcPr>
            <w:tcW w:w="709" w:type="dxa"/>
            <w:tcBorders>
              <w:top w:val="single" w:sz="8" w:space="0" w:color="0066CC"/>
              <w:left w:val="nil"/>
              <w:bottom w:val="single" w:sz="8" w:space="0" w:color="0066CC"/>
              <w:right w:val="nil"/>
            </w:tcBorders>
          </w:tcPr>
          <w:p w14:paraId="78DD023A" w14:textId="28838CD4" w:rsidR="000B0ADA" w:rsidRPr="007E4306" w:rsidRDefault="002A5DA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7E4306">
              <w:rPr>
                <w:rFonts w:ascii="Arial" w:hAnsi="Arial" w:cs="Arial"/>
                <w:color w:val="000000" w:themeColor="text1"/>
                <w:sz w:val="16"/>
                <w:szCs w:val="16"/>
              </w:rPr>
              <w:t>NA</w:t>
            </w:r>
          </w:p>
        </w:tc>
      </w:tr>
    </w:tbl>
    <w:p w14:paraId="3557928A" w14:textId="3A64F0F1" w:rsidR="004E2722" w:rsidRDefault="004E2722" w:rsidP="006A5357"/>
    <w:p w14:paraId="4D7C3361" w14:textId="77777777" w:rsidR="004E2722" w:rsidRDefault="004E2722">
      <w:pPr>
        <w:spacing w:line="240" w:lineRule="auto"/>
        <w:ind w:left="0"/>
      </w:pPr>
      <w:r>
        <w:br w:type="page"/>
      </w:r>
    </w:p>
    <w:p w14:paraId="73D7D721" w14:textId="77777777" w:rsidR="00A47BAA" w:rsidRDefault="00A47BAA" w:rsidP="006A5357"/>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4E2722" w14:paraId="302BDE5B" w14:textId="77777777" w:rsidTr="00083671">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6A2914E9" w14:textId="77777777" w:rsidR="004E2722" w:rsidRPr="00575B76" w:rsidRDefault="004E2722" w:rsidP="00083671">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4514117A" w14:textId="77777777" w:rsidR="004E2722" w:rsidRPr="00575B76" w:rsidRDefault="004E2722" w:rsidP="00083671">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2DEF3F33" w14:textId="77777777" w:rsidR="004E2722" w:rsidRPr="00575B76" w:rsidRDefault="004E2722" w:rsidP="00083671">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4E58651D" w14:textId="77777777" w:rsidR="004E2722" w:rsidRPr="00575B76" w:rsidRDefault="004E2722" w:rsidP="00083671">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4E2722" w14:paraId="439D124E" w14:textId="77777777" w:rsidTr="00083671">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1DFE1437" w14:textId="77777777" w:rsidR="004E2722" w:rsidRPr="00575B76" w:rsidRDefault="004E2722" w:rsidP="00083671">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375A3C93" w14:textId="77777777" w:rsidR="004E2722" w:rsidRPr="00575B76" w:rsidRDefault="004E2722" w:rsidP="00083671">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1BD2AEE4" w14:textId="77777777" w:rsidR="004E2722" w:rsidRPr="00575B76" w:rsidRDefault="004E2722" w:rsidP="00083671">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7C8C3259" w14:textId="77777777" w:rsidR="004E2722" w:rsidRPr="00575B76" w:rsidRDefault="004E2722" w:rsidP="00083671">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29747226" w14:textId="77777777" w:rsidR="004E2722" w:rsidRPr="00575B76" w:rsidRDefault="004E2722" w:rsidP="00083671">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734BF258" w14:textId="77777777" w:rsidR="004E2722" w:rsidRPr="00575B76" w:rsidRDefault="004E2722" w:rsidP="00083671">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4142B2" w14:paraId="31817868"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C7A01D8" w14:textId="114042C3" w:rsidR="004142B2" w:rsidRPr="00C0483E" w:rsidRDefault="008815A2" w:rsidP="004142B2">
            <w:pPr>
              <w:pStyle w:val="Tabelle"/>
              <w:rPr>
                <w:rFonts w:ascii="Arial" w:hAnsi="Arial" w:cs="Arial"/>
                <w:b w:val="0"/>
                <w:color w:val="000000" w:themeColor="text1"/>
                <w:sz w:val="16"/>
                <w:szCs w:val="16"/>
              </w:rPr>
            </w:pPr>
            <w:proofErr w:type="spellStart"/>
            <w:r w:rsidRPr="00C0483E">
              <w:rPr>
                <w:rFonts w:ascii="Arial" w:hAnsi="Arial" w:cs="Arial"/>
                <w:b w:val="0"/>
                <w:color w:val="000000" w:themeColor="text1"/>
                <w:sz w:val="16"/>
                <w:szCs w:val="16"/>
              </w:rPr>
              <w:t>bir_plot_lim</w:t>
            </w:r>
            <w:proofErr w:type="spellEnd"/>
          </w:p>
        </w:tc>
        <w:tc>
          <w:tcPr>
            <w:tcW w:w="992" w:type="dxa"/>
            <w:tcBorders>
              <w:top w:val="single" w:sz="8" w:space="0" w:color="0066CC"/>
              <w:left w:val="nil"/>
              <w:bottom w:val="single" w:sz="8" w:space="0" w:color="0066CC"/>
              <w:right w:val="nil"/>
            </w:tcBorders>
          </w:tcPr>
          <w:p w14:paraId="4FA5A378" w14:textId="350FEB4B" w:rsidR="004142B2" w:rsidRPr="00C0483E" w:rsidRDefault="008815A2" w:rsidP="004142B2">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C0483E">
              <w:rPr>
                <w:rFonts w:ascii="Arial" w:hAnsi="Arial" w:cs="Arial"/>
                <w:bCs w:val="0"/>
                <w:color w:val="000000" w:themeColor="text1"/>
                <w:sz w:val="16"/>
                <w:szCs w:val="16"/>
              </w:rPr>
              <w:t>Prozent pro Jahr</w:t>
            </w:r>
          </w:p>
        </w:tc>
        <w:tc>
          <w:tcPr>
            <w:tcW w:w="3969" w:type="dxa"/>
            <w:tcBorders>
              <w:top w:val="single" w:sz="8" w:space="0" w:color="0066CC"/>
              <w:left w:val="nil"/>
              <w:bottom w:val="single" w:sz="8" w:space="0" w:color="0066CC"/>
              <w:right w:val="nil"/>
            </w:tcBorders>
          </w:tcPr>
          <w:p w14:paraId="207D10EE" w14:textId="0BF7EA5E" w:rsidR="004142B2" w:rsidRPr="00C0483E" w:rsidRDefault="008815A2" w:rsidP="00F00170">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C0483E">
              <w:rPr>
                <w:rFonts w:ascii="Arial" w:hAnsi="Arial" w:cs="Arial"/>
                <w:bCs w:val="0"/>
                <w:color w:val="000000" w:themeColor="text1"/>
                <w:sz w:val="16"/>
                <w:szCs w:val="16"/>
              </w:rPr>
              <w:t xml:space="preserve">Kein Modell-Parameter im engeren Sinn; bloss ein Grafik-Parameter. Die Fertilitätsraten der Vergangenheit werden mit den </w:t>
            </w:r>
            <w:r w:rsidR="00F00170">
              <w:rPr>
                <w:rFonts w:ascii="Arial" w:hAnsi="Arial" w:cs="Arial"/>
                <w:bCs w:val="0"/>
                <w:color w:val="000000" w:themeColor="text1"/>
                <w:sz w:val="16"/>
                <w:szCs w:val="16"/>
              </w:rPr>
              <w:t>Werten in Zukunft</w:t>
            </w:r>
            <w:r w:rsidRPr="00C0483E">
              <w:rPr>
                <w:rFonts w:ascii="Arial" w:hAnsi="Arial" w:cs="Arial"/>
                <w:bCs w:val="0"/>
                <w:color w:val="000000" w:themeColor="text1"/>
                <w:sz w:val="16"/>
                <w:szCs w:val="16"/>
              </w:rPr>
              <w:t xml:space="preserve"> verglichen. Mit dem Parameter wird die y-Achse ist begrenzt (da die Fertilitätsraten der Vergangenheit aufgrund der geringen Bevölkerungszahlen sehr hoch sein können)</w:t>
            </w:r>
            <w:r w:rsidR="00B21A57" w:rsidRPr="00C0483E">
              <w:rPr>
                <w:rFonts w:ascii="Arial" w:hAnsi="Arial" w:cs="Arial"/>
                <w:bCs w:val="0"/>
                <w:color w:val="000000" w:themeColor="text1"/>
                <w:sz w:val="16"/>
                <w:szCs w:val="16"/>
              </w:rPr>
              <w:t>.</w:t>
            </w:r>
          </w:p>
        </w:tc>
        <w:tc>
          <w:tcPr>
            <w:tcW w:w="708" w:type="dxa"/>
            <w:tcBorders>
              <w:top w:val="single" w:sz="8" w:space="0" w:color="0066CC"/>
              <w:left w:val="nil"/>
              <w:bottom w:val="single" w:sz="8" w:space="0" w:color="0066CC"/>
              <w:right w:val="nil"/>
            </w:tcBorders>
          </w:tcPr>
          <w:p w14:paraId="78FF483C" w14:textId="00C81E09" w:rsidR="004142B2" w:rsidRPr="00C0483E" w:rsidRDefault="00233BF9" w:rsidP="004142B2">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C0483E">
              <w:rPr>
                <w:rFonts w:ascii="Arial" w:hAnsi="Arial" w:cs="Arial"/>
                <w:bCs w:val="0"/>
                <w:color w:val="000000" w:themeColor="text1"/>
                <w:sz w:val="16"/>
                <w:szCs w:val="16"/>
              </w:rPr>
              <w:t>30</w:t>
            </w:r>
          </w:p>
        </w:tc>
        <w:tc>
          <w:tcPr>
            <w:tcW w:w="709" w:type="dxa"/>
            <w:tcBorders>
              <w:top w:val="single" w:sz="8" w:space="0" w:color="0066CC"/>
              <w:left w:val="nil"/>
              <w:bottom w:val="single" w:sz="8" w:space="0" w:color="0066CC"/>
              <w:right w:val="nil"/>
            </w:tcBorders>
          </w:tcPr>
          <w:p w14:paraId="74831477" w14:textId="5E04E02A" w:rsidR="004142B2" w:rsidRPr="00C0483E" w:rsidRDefault="00233BF9" w:rsidP="004142B2">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C0483E">
              <w:rPr>
                <w:rFonts w:ascii="Arial" w:hAnsi="Arial" w:cs="Arial"/>
                <w:bCs w:val="0"/>
                <w:color w:val="000000" w:themeColor="text1"/>
                <w:sz w:val="16"/>
                <w:szCs w:val="16"/>
              </w:rPr>
              <w:t>30</w:t>
            </w:r>
          </w:p>
        </w:tc>
        <w:tc>
          <w:tcPr>
            <w:tcW w:w="709" w:type="dxa"/>
            <w:tcBorders>
              <w:top w:val="single" w:sz="8" w:space="0" w:color="0066CC"/>
              <w:left w:val="nil"/>
              <w:bottom w:val="single" w:sz="8" w:space="0" w:color="0066CC"/>
              <w:right w:val="nil"/>
            </w:tcBorders>
          </w:tcPr>
          <w:p w14:paraId="63B4FE02" w14:textId="29432821" w:rsidR="004142B2" w:rsidRPr="00C0483E" w:rsidRDefault="00233BF9" w:rsidP="004142B2">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C0483E">
              <w:rPr>
                <w:rFonts w:ascii="Arial" w:hAnsi="Arial" w:cs="Arial"/>
                <w:bCs w:val="0"/>
                <w:color w:val="000000" w:themeColor="text1"/>
                <w:sz w:val="16"/>
                <w:szCs w:val="16"/>
              </w:rPr>
              <w:t>30</w:t>
            </w:r>
          </w:p>
        </w:tc>
      </w:tr>
      <w:tr w:rsidR="006275DA" w14:paraId="5F51CE63"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205BB6B" w14:textId="12682855" w:rsidR="006275DA" w:rsidRPr="00C0483E" w:rsidRDefault="006275DA" w:rsidP="006275DA">
            <w:pPr>
              <w:pStyle w:val="Tabelle"/>
              <w:rPr>
                <w:rFonts w:ascii="Arial" w:hAnsi="Arial" w:cs="Arial"/>
                <w:b w:val="0"/>
                <w:color w:val="000000" w:themeColor="text1"/>
                <w:sz w:val="16"/>
                <w:szCs w:val="16"/>
              </w:rPr>
            </w:pPr>
            <w:proofErr w:type="spellStart"/>
            <w:r w:rsidRPr="008E34AB">
              <w:rPr>
                <w:rFonts w:ascii="Arial" w:hAnsi="Arial" w:cs="Arial"/>
                <w:b w:val="0"/>
                <w:color w:val="000000" w:themeColor="text1"/>
                <w:sz w:val="16"/>
                <w:szCs w:val="16"/>
              </w:rPr>
              <w:t>bir_fer_span</w:t>
            </w:r>
            <w:r w:rsidR="00C33BEF">
              <w:rPr>
                <w:rFonts w:ascii="Arial" w:hAnsi="Arial" w:cs="Arial"/>
                <w:b w:val="0"/>
                <w:color w:val="000000" w:themeColor="text1"/>
                <w:sz w:val="16"/>
                <w:szCs w:val="16"/>
              </w:rPr>
              <w:t>_pred</w:t>
            </w:r>
            <w:proofErr w:type="spellEnd"/>
          </w:p>
        </w:tc>
        <w:tc>
          <w:tcPr>
            <w:tcW w:w="992" w:type="dxa"/>
            <w:tcBorders>
              <w:top w:val="single" w:sz="8" w:space="0" w:color="0066CC"/>
              <w:left w:val="nil"/>
              <w:bottom w:val="single" w:sz="8" w:space="0" w:color="0066CC"/>
              <w:right w:val="nil"/>
            </w:tcBorders>
          </w:tcPr>
          <w:p w14:paraId="70F3C32C" w14:textId="4139D669" w:rsidR="006275DA" w:rsidRPr="00C0483E" w:rsidRDefault="006275DA" w:rsidP="006275DA">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Keine Einheit</w:t>
            </w:r>
          </w:p>
        </w:tc>
        <w:tc>
          <w:tcPr>
            <w:tcW w:w="3969" w:type="dxa"/>
            <w:tcBorders>
              <w:top w:val="single" w:sz="8" w:space="0" w:color="0066CC"/>
              <w:left w:val="nil"/>
              <w:bottom w:val="single" w:sz="8" w:space="0" w:color="0066CC"/>
              <w:right w:val="nil"/>
            </w:tcBorders>
          </w:tcPr>
          <w:p w14:paraId="52935DE1" w14:textId="49D57686" w:rsidR="006275DA" w:rsidRPr="00C0483E" w:rsidRDefault="002540E0" w:rsidP="00676DB2">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Glätten der Fertilitätsraten der Zukunft</w:t>
            </w:r>
            <w:r w:rsidR="00A72FC8">
              <w:rPr>
                <w:rFonts w:ascii="Arial" w:hAnsi="Arial" w:cs="Arial"/>
                <w:color w:val="000000" w:themeColor="text1"/>
                <w:sz w:val="16"/>
                <w:szCs w:val="16"/>
              </w:rPr>
              <w:t xml:space="preserve">: </w:t>
            </w:r>
            <w:r w:rsidR="006275DA" w:rsidRPr="00FC37D7">
              <w:rPr>
                <w:rFonts w:ascii="Arial" w:hAnsi="Arial" w:cs="Arial"/>
                <w:color w:val="000000" w:themeColor="text1"/>
                <w:sz w:val="16"/>
                <w:szCs w:val="16"/>
              </w:rPr>
              <w:t>Anteil</w:t>
            </w:r>
            <w:r w:rsidR="006275DA">
              <w:rPr>
                <w:rFonts w:ascii="Arial" w:hAnsi="Arial" w:cs="Arial"/>
                <w:color w:val="000000" w:themeColor="text1"/>
                <w:sz w:val="16"/>
                <w:szCs w:val="16"/>
              </w:rPr>
              <w:t xml:space="preserve"> der Datenpunkte, die in den </w:t>
            </w:r>
            <w:r w:rsidR="00676DB2">
              <w:rPr>
                <w:rFonts w:ascii="Arial" w:hAnsi="Arial" w:cs="Arial"/>
                <w:color w:val="000000" w:themeColor="text1"/>
                <w:sz w:val="16"/>
                <w:szCs w:val="16"/>
              </w:rPr>
              <w:t>LOESS</w:t>
            </w:r>
            <w:r w:rsidR="006275DA">
              <w:rPr>
                <w:rFonts w:ascii="Arial" w:hAnsi="Arial" w:cs="Arial"/>
                <w:color w:val="000000" w:themeColor="text1"/>
                <w:sz w:val="16"/>
                <w:szCs w:val="16"/>
              </w:rPr>
              <w:t xml:space="preserve">-Regressionen der Fertilitätsrate nach </w:t>
            </w:r>
            <w:r w:rsidR="006275DA" w:rsidRPr="00FC37D7">
              <w:rPr>
                <w:rFonts w:ascii="Arial" w:hAnsi="Arial" w:cs="Arial"/>
                <w:color w:val="000000" w:themeColor="text1"/>
                <w:sz w:val="16"/>
                <w:szCs w:val="16"/>
              </w:rPr>
              <w:t xml:space="preserve">Alter verwendet werden; Gruppen: </w:t>
            </w:r>
            <w:r w:rsidR="006275DA">
              <w:rPr>
                <w:rFonts w:ascii="Arial" w:hAnsi="Arial" w:cs="Arial"/>
                <w:color w:val="000000" w:themeColor="text1"/>
                <w:sz w:val="16"/>
                <w:szCs w:val="16"/>
              </w:rPr>
              <w:t>Quartier</w:t>
            </w:r>
            <w:r w:rsidR="006275DA" w:rsidRPr="00FC37D7">
              <w:rPr>
                <w:rFonts w:ascii="Arial" w:hAnsi="Arial" w:cs="Arial"/>
                <w:color w:val="000000" w:themeColor="text1"/>
                <w:sz w:val="16"/>
                <w:szCs w:val="16"/>
              </w:rPr>
              <w:t>, Jahr, Herkunft</w:t>
            </w:r>
          </w:p>
        </w:tc>
        <w:tc>
          <w:tcPr>
            <w:tcW w:w="708" w:type="dxa"/>
            <w:tcBorders>
              <w:top w:val="single" w:sz="8" w:space="0" w:color="0066CC"/>
              <w:left w:val="nil"/>
              <w:bottom w:val="single" w:sz="8" w:space="0" w:color="0066CC"/>
              <w:right w:val="nil"/>
            </w:tcBorders>
          </w:tcPr>
          <w:p w14:paraId="7A8553FB" w14:textId="64335B7D" w:rsidR="006275DA" w:rsidRPr="00C0483E" w:rsidRDefault="006275DA" w:rsidP="006275DA">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0.15</w:t>
            </w:r>
          </w:p>
        </w:tc>
        <w:tc>
          <w:tcPr>
            <w:tcW w:w="709" w:type="dxa"/>
            <w:tcBorders>
              <w:top w:val="single" w:sz="8" w:space="0" w:color="0066CC"/>
              <w:left w:val="nil"/>
              <w:bottom w:val="single" w:sz="8" w:space="0" w:color="0066CC"/>
              <w:right w:val="nil"/>
            </w:tcBorders>
          </w:tcPr>
          <w:p w14:paraId="67F3BCD1" w14:textId="51B4B985" w:rsidR="006275DA" w:rsidRPr="00C0483E" w:rsidRDefault="006275DA" w:rsidP="006275DA">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0.15</w:t>
            </w:r>
          </w:p>
        </w:tc>
        <w:tc>
          <w:tcPr>
            <w:tcW w:w="709" w:type="dxa"/>
            <w:tcBorders>
              <w:top w:val="single" w:sz="8" w:space="0" w:color="0066CC"/>
              <w:left w:val="nil"/>
              <w:bottom w:val="single" w:sz="8" w:space="0" w:color="0066CC"/>
              <w:right w:val="nil"/>
            </w:tcBorders>
          </w:tcPr>
          <w:p w14:paraId="0C9F88DA" w14:textId="3871BAEB" w:rsidR="006275DA" w:rsidRPr="00C0483E" w:rsidRDefault="006275DA" w:rsidP="006275DA">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0.15</w:t>
            </w:r>
          </w:p>
        </w:tc>
      </w:tr>
      <w:tr w:rsidR="00E53C53" w14:paraId="13B1956E"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E16C5FB" w14:textId="4FB96B77" w:rsidR="00E53C53" w:rsidRPr="00C0483E" w:rsidRDefault="00E53C53" w:rsidP="00E53C53">
            <w:pPr>
              <w:pStyle w:val="Tabelle"/>
              <w:rPr>
                <w:rFonts w:ascii="Arial" w:hAnsi="Arial" w:cs="Arial"/>
                <w:b w:val="0"/>
                <w:color w:val="000000" w:themeColor="text1"/>
                <w:sz w:val="16"/>
                <w:szCs w:val="16"/>
              </w:rPr>
            </w:pPr>
            <w:proofErr w:type="spellStart"/>
            <w:r w:rsidRPr="00B4242D">
              <w:rPr>
                <w:rFonts w:ascii="Arial" w:hAnsi="Arial" w:cs="Arial"/>
                <w:b w:val="0"/>
                <w:color w:val="000000" w:themeColor="text1"/>
                <w:sz w:val="16"/>
                <w:szCs w:val="16"/>
              </w:rPr>
              <w:t>bir_</w:t>
            </w:r>
            <w:r>
              <w:rPr>
                <w:rFonts w:ascii="Arial" w:hAnsi="Arial" w:cs="Arial"/>
                <w:b w:val="0"/>
                <w:color w:val="000000" w:themeColor="text1"/>
                <w:sz w:val="16"/>
                <w:szCs w:val="16"/>
              </w:rPr>
              <w:t>cha_</w:t>
            </w:r>
            <w:r w:rsidRPr="00B4242D">
              <w:rPr>
                <w:rFonts w:ascii="Arial" w:hAnsi="Arial" w:cs="Arial"/>
                <w:b w:val="0"/>
                <w:color w:val="000000" w:themeColor="text1"/>
                <w:sz w:val="16"/>
                <w:szCs w:val="16"/>
              </w:rPr>
              <w:t>prop_trend</w:t>
            </w:r>
            <w:proofErr w:type="spellEnd"/>
          </w:p>
        </w:tc>
        <w:tc>
          <w:tcPr>
            <w:tcW w:w="992" w:type="dxa"/>
            <w:tcBorders>
              <w:top w:val="single" w:sz="8" w:space="0" w:color="0066CC"/>
              <w:left w:val="nil"/>
              <w:bottom w:val="single" w:sz="8" w:space="0" w:color="0066CC"/>
              <w:right w:val="nil"/>
            </w:tcBorders>
          </w:tcPr>
          <w:p w14:paraId="2AB61DC1" w14:textId="0EF5347C" w:rsidR="00E53C53" w:rsidRPr="00C0483E" w:rsidRDefault="00E53C53" w:rsidP="00E53C5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B4242D">
              <w:rPr>
                <w:rFonts w:ascii="Arial" w:hAnsi="Arial" w:cs="Arial"/>
                <w:color w:val="000000" w:themeColor="text1"/>
                <w:sz w:val="16"/>
                <w:szCs w:val="16"/>
              </w:rPr>
              <w:t>Prozent</w:t>
            </w:r>
          </w:p>
        </w:tc>
        <w:tc>
          <w:tcPr>
            <w:tcW w:w="3969" w:type="dxa"/>
            <w:tcBorders>
              <w:top w:val="single" w:sz="8" w:space="0" w:color="0066CC"/>
              <w:left w:val="nil"/>
              <w:bottom w:val="single" w:sz="8" w:space="0" w:color="0066CC"/>
              <w:right w:val="nil"/>
            </w:tcBorders>
          </w:tcPr>
          <w:p w14:paraId="27A03A59" w14:textId="226A7AB9" w:rsidR="00E53C53" w:rsidRPr="00C0483E" w:rsidRDefault="00675B24" w:rsidP="00E53C5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Pr>
                <w:rFonts w:ascii="Arial" w:hAnsi="Arial" w:cs="Arial"/>
                <w:color w:val="000000" w:themeColor="text1"/>
                <w:sz w:val="16"/>
                <w:szCs w:val="16"/>
              </w:rPr>
              <w:t xml:space="preserve">Baby hat andere Herkunft als die Mutter: </w:t>
            </w:r>
            <w:r w:rsidR="00E53C53" w:rsidRPr="00B4242D">
              <w:rPr>
                <w:rFonts w:ascii="Arial" w:hAnsi="Arial" w:cs="Arial"/>
                <w:color w:val="000000" w:themeColor="text1"/>
                <w:sz w:val="16"/>
                <w:szCs w:val="16"/>
              </w:rPr>
              <w:t>Trend zusätzlich zum Mittel; 100 % heisst, dass 100 % der Differenz zwischen Trend und Mittel zum Mittel dazukommt (d.h. gleich Trend)</w:t>
            </w:r>
          </w:p>
        </w:tc>
        <w:tc>
          <w:tcPr>
            <w:tcW w:w="708" w:type="dxa"/>
            <w:tcBorders>
              <w:top w:val="single" w:sz="8" w:space="0" w:color="0066CC"/>
              <w:left w:val="nil"/>
              <w:bottom w:val="single" w:sz="8" w:space="0" w:color="0066CC"/>
              <w:right w:val="nil"/>
            </w:tcBorders>
          </w:tcPr>
          <w:p w14:paraId="48EB3BE0" w14:textId="2EC40393" w:rsidR="00E53C53" w:rsidRPr="00C0483E" w:rsidRDefault="00E53C53" w:rsidP="00E53C5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B4242D">
              <w:rPr>
                <w:rFonts w:ascii="Arial" w:hAnsi="Arial" w:cs="Arial"/>
                <w:color w:val="000000" w:themeColor="text1"/>
                <w:sz w:val="16"/>
                <w:szCs w:val="16"/>
              </w:rPr>
              <w:t>20</w:t>
            </w:r>
          </w:p>
        </w:tc>
        <w:tc>
          <w:tcPr>
            <w:tcW w:w="709" w:type="dxa"/>
            <w:tcBorders>
              <w:top w:val="single" w:sz="8" w:space="0" w:color="0066CC"/>
              <w:left w:val="nil"/>
              <w:bottom w:val="single" w:sz="8" w:space="0" w:color="0066CC"/>
              <w:right w:val="nil"/>
            </w:tcBorders>
          </w:tcPr>
          <w:p w14:paraId="0364EE86" w14:textId="30C9E210" w:rsidR="00E53C53" w:rsidRPr="00C0483E" w:rsidRDefault="00E53C53" w:rsidP="00E53C5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B4242D">
              <w:rPr>
                <w:rFonts w:ascii="Arial" w:hAnsi="Arial" w:cs="Arial"/>
                <w:color w:val="000000" w:themeColor="text1"/>
                <w:sz w:val="16"/>
                <w:szCs w:val="16"/>
              </w:rPr>
              <w:t>20</w:t>
            </w:r>
          </w:p>
        </w:tc>
        <w:tc>
          <w:tcPr>
            <w:tcW w:w="709" w:type="dxa"/>
            <w:tcBorders>
              <w:top w:val="single" w:sz="8" w:space="0" w:color="0066CC"/>
              <w:left w:val="nil"/>
              <w:bottom w:val="single" w:sz="8" w:space="0" w:color="0066CC"/>
              <w:right w:val="nil"/>
            </w:tcBorders>
          </w:tcPr>
          <w:p w14:paraId="521F3E9B" w14:textId="4BF25A7A" w:rsidR="00E53C53" w:rsidRPr="00C0483E" w:rsidRDefault="00E53C53" w:rsidP="00E53C5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B4242D">
              <w:rPr>
                <w:rFonts w:ascii="Arial" w:hAnsi="Arial" w:cs="Arial"/>
                <w:color w:val="000000" w:themeColor="text1"/>
                <w:sz w:val="16"/>
                <w:szCs w:val="16"/>
              </w:rPr>
              <w:t>20</w:t>
            </w:r>
          </w:p>
        </w:tc>
      </w:tr>
      <w:tr w:rsidR="00E53C53" w14:paraId="2065E8F6"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67A3241" w14:textId="09D73DF2" w:rsidR="00E53C53" w:rsidRPr="006C6D5E" w:rsidRDefault="00E53C53" w:rsidP="00E53C53">
            <w:pPr>
              <w:pStyle w:val="Tabelle"/>
              <w:rPr>
                <w:rFonts w:ascii="Arial" w:hAnsi="Arial" w:cs="Arial"/>
                <w:b w:val="0"/>
                <w:color w:val="000000" w:themeColor="text1"/>
                <w:sz w:val="16"/>
                <w:szCs w:val="16"/>
              </w:rPr>
            </w:pPr>
            <w:proofErr w:type="spellStart"/>
            <w:r w:rsidRPr="00B4242D">
              <w:rPr>
                <w:rFonts w:ascii="Arial" w:hAnsi="Arial" w:cs="Arial"/>
                <w:b w:val="0"/>
                <w:color w:val="000000" w:themeColor="text1"/>
                <w:sz w:val="16"/>
                <w:szCs w:val="16"/>
              </w:rPr>
              <w:t>bir</w:t>
            </w:r>
            <w:proofErr w:type="spellEnd"/>
            <w:r w:rsidRPr="00B4242D">
              <w:rPr>
                <w:rFonts w:ascii="Arial" w:hAnsi="Arial" w:cs="Arial"/>
                <w:b w:val="0"/>
                <w:color w:val="000000" w:themeColor="text1"/>
                <w:sz w:val="16"/>
                <w:szCs w:val="16"/>
              </w:rPr>
              <w:t>_</w:t>
            </w:r>
            <w:r>
              <w:rPr>
                <w:rFonts w:ascii="Arial" w:hAnsi="Arial" w:cs="Arial"/>
                <w:b w:val="0"/>
                <w:color w:val="000000" w:themeColor="text1"/>
                <w:sz w:val="16"/>
                <w:szCs w:val="16"/>
              </w:rPr>
              <w:t xml:space="preserve"> </w:t>
            </w:r>
            <w:proofErr w:type="spellStart"/>
            <w:r>
              <w:rPr>
                <w:rFonts w:ascii="Arial" w:hAnsi="Arial" w:cs="Arial"/>
                <w:b w:val="0"/>
                <w:color w:val="000000" w:themeColor="text1"/>
                <w:sz w:val="16"/>
                <w:szCs w:val="16"/>
              </w:rPr>
              <w:t>cha_</w:t>
            </w:r>
            <w:r w:rsidRPr="00B4242D">
              <w:rPr>
                <w:rFonts w:ascii="Arial" w:hAnsi="Arial" w:cs="Arial"/>
                <w:b w:val="0"/>
                <w:color w:val="000000" w:themeColor="text1"/>
                <w:sz w:val="16"/>
                <w:szCs w:val="16"/>
              </w:rPr>
              <w:t>thres_percent</w:t>
            </w:r>
            <w:proofErr w:type="spellEnd"/>
          </w:p>
        </w:tc>
        <w:tc>
          <w:tcPr>
            <w:tcW w:w="992" w:type="dxa"/>
            <w:tcBorders>
              <w:top w:val="single" w:sz="8" w:space="0" w:color="0066CC"/>
              <w:left w:val="nil"/>
              <w:bottom w:val="single" w:sz="8" w:space="0" w:color="0066CC"/>
              <w:right w:val="nil"/>
            </w:tcBorders>
          </w:tcPr>
          <w:p w14:paraId="78E6CEF0" w14:textId="46ECC8CB" w:rsidR="00E53C53" w:rsidRPr="006C6D5E" w:rsidRDefault="00E53C53" w:rsidP="00E53C5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Prozent</w:t>
            </w:r>
          </w:p>
        </w:tc>
        <w:tc>
          <w:tcPr>
            <w:tcW w:w="3969" w:type="dxa"/>
            <w:tcBorders>
              <w:top w:val="single" w:sz="8" w:space="0" w:color="0066CC"/>
              <w:left w:val="nil"/>
              <w:bottom w:val="single" w:sz="8" w:space="0" w:color="0066CC"/>
              <w:right w:val="nil"/>
            </w:tcBorders>
          </w:tcPr>
          <w:p w14:paraId="499DB989" w14:textId="0337DFFE" w:rsidR="00E53C53" w:rsidRPr="006C6D5E" w:rsidRDefault="00675B24" w:rsidP="00E53C5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 xml:space="preserve">Baby hat andere Herkunft als die Mutter: </w:t>
            </w:r>
            <w:r w:rsidR="00E53C53" w:rsidRPr="00B4242D">
              <w:rPr>
                <w:rFonts w:ascii="Arial" w:hAnsi="Arial" w:cs="Arial"/>
                <w:color w:val="000000" w:themeColor="text1"/>
                <w:sz w:val="16"/>
                <w:szCs w:val="16"/>
              </w:rPr>
              <w:t>Änderung der Fertilitätsrate nicht mehr als Anzahl Prozent vom Basis-Mittelwert (z.B. +/- 20 %; im Code ohnehin immer grösser-gleich Null)</w:t>
            </w:r>
          </w:p>
        </w:tc>
        <w:tc>
          <w:tcPr>
            <w:tcW w:w="708" w:type="dxa"/>
            <w:tcBorders>
              <w:top w:val="single" w:sz="8" w:space="0" w:color="0066CC"/>
              <w:left w:val="nil"/>
              <w:bottom w:val="single" w:sz="8" w:space="0" w:color="0066CC"/>
              <w:right w:val="nil"/>
            </w:tcBorders>
          </w:tcPr>
          <w:p w14:paraId="42E3896C" w14:textId="1C8AF219" w:rsidR="00E53C53" w:rsidRPr="006C6D5E" w:rsidRDefault="00E53C53" w:rsidP="00E53C5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20</w:t>
            </w:r>
          </w:p>
        </w:tc>
        <w:tc>
          <w:tcPr>
            <w:tcW w:w="709" w:type="dxa"/>
            <w:tcBorders>
              <w:top w:val="single" w:sz="8" w:space="0" w:color="0066CC"/>
              <w:left w:val="nil"/>
              <w:bottom w:val="single" w:sz="8" w:space="0" w:color="0066CC"/>
              <w:right w:val="nil"/>
            </w:tcBorders>
          </w:tcPr>
          <w:p w14:paraId="2E1BC71B" w14:textId="19767895" w:rsidR="00E53C53" w:rsidRPr="006C6D5E" w:rsidRDefault="00E53C53" w:rsidP="00E53C5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20</w:t>
            </w:r>
          </w:p>
        </w:tc>
        <w:tc>
          <w:tcPr>
            <w:tcW w:w="709" w:type="dxa"/>
            <w:tcBorders>
              <w:top w:val="single" w:sz="8" w:space="0" w:color="0066CC"/>
              <w:left w:val="nil"/>
              <w:bottom w:val="single" w:sz="8" w:space="0" w:color="0066CC"/>
              <w:right w:val="nil"/>
            </w:tcBorders>
          </w:tcPr>
          <w:p w14:paraId="7AB22C99" w14:textId="70FCBB40" w:rsidR="00E53C53" w:rsidRPr="006C6D5E" w:rsidRDefault="00E53C53" w:rsidP="00E53C5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20</w:t>
            </w:r>
          </w:p>
        </w:tc>
      </w:tr>
      <w:tr w:rsidR="00E53C53" w14:paraId="786B2907"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8D149A1" w14:textId="35F4D4E9" w:rsidR="00E53C53" w:rsidRPr="006C6D5E" w:rsidRDefault="00E53C53" w:rsidP="00E53C53">
            <w:pPr>
              <w:pStyle w:val="Tabelle"/>
              <w:rPr>
                <w:rFonts w:ascii="Arial" w:hAnsi="Arial" w:cs="Arial"/>
                <w:b w:val="0"/>
                <w:color w:val="000000" w:themeColor="text1"/>
                <w:sz w:val="16"/>
                <w:szCs w:val="16"/>
              </w:rPr>
            </w:pPr>
            <w:proofErr w:type="spellStart"/>
            <w:r w:rsidRPr="00B4242D">
              <w:rPr>
                <w:rFonts w:ascii="Arial" w:hAnsi="Arial" w:cs="Arial"/>
                <w:b w:val="0"/>
                <w:color w:val="000000" w:themeColor="text1"/>
                <w:sz w:val="16"/>
                <w:szCs w:val="16"/>
              </w:rPr>
              <w:t>bir</w:t>
            </w:r>
            <w:proofErr w:type="spellEnd"/>
            <w:r w:rsidRPr="00B4242D">
              <w:rPr>
                <w:rFonts w:ascii="Arial" w:hAnsi="Arial" w:cs="Arial"/>
                <w:b w:val="0"/>
                <w:color w:val="000000" w:themeColor="text1"/>
                <w:sz w:val="16"/>
                <w:szCs w:val="16"/>
              </w:rPr>
              <w:t>_</w:t>
            </w:r>
            <w:r>
              <w:rPr>
                <w:rFonts w:ascii="Arial" w:hAnsi="Arial" w:cs="Arial"/>
                <w:b w:val="0"/>
                <w:color w:val="000000" w:themeColor="text1"/>
                <w:sz w:val="16"/>
                <w:szCs w:val="16"/>
              </w:rPr>
              <w:t xml:space="preserve"> </w:t>
            </w:r>
            <w:proofErr w:type="spellStart"/>
            <w:r>
              <w:rPr>
                <w:rFonts w:ascii="Arial" w:hAnsi="Arial" w:cs="Arial"/>
                <w:b w:val="0"/>
                <w:color w:val="000000" w:themeColor="text1"/>
                <w:sz w:val="16"/>
                <w:szCs w:val="16"/>
              </w:rPr>
              <w:t>cha_</w:t>
            </w:r>
            <w:r w:rsidRPr="00B4242D">
              <w:rPr>
                <w:rFonts w:ascii="Arial" w:hAnsi="Arial" w:cs="Arial"/>
                <w:b w:val="0"/>
                <w:color w:val="000000" w:themeColor="text1"/>
                <w:sz w:val="16"/>
                <w:szCs w:val="16"/>
              </w:rPr>
              <w:t>window_thres</w:t>
            </w:r>
            <w:proofErr w:type="spellEnd"/>
          </w:p>
        </w:tc>
        <w:tc>
          <w:tcPr>
            <w:tcW w:w="992" w:type="dxa"/>
            <w:tcBorders>
              <w:top w:val="single" w:sz="8" w:space="0" w:color="0066CC"/>
              <w:left w:val="nil"/>
              <w:bottom w:val="single" w:sz="8" w:space="0" w:color="0066CC"/>
              <w:right w:val="nil"/>
            </w:tcBorders>
          </w:tcPr>
          <w:p w14:paraId="30026E18" w14:textId="17CDC37F" w:rsidR="00E53C53" w:rsidRPr="006C6D5E" w:rsidRDefault="00E53C53" w:rsidP="00E53C5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B4242D">
              <w:rPr>
                <w:rFonts w:ascii="Arial" w:hAnsi="Arial" w:cs="Arial"/>
                <w:color w:val="000000" w:themeColor="text1"/>
                <w:sz w:val="16"/>
                <w:szCs w:val="16"/>
              </w:rPr>
              <w:t>Jahr</w:t>
            </w:r>
            <w:r w:rsidR="00BE41C8">
              <w:rPr>
                <w:rFonts w:ascii="Arial" w:hAnsi="Arial" w:cs="Arial"/>
                <w:color w:val="000000" w:themeColor="text1"/>
                <w:sz w:val="16"/>
                <w:szCs w:val="16"/>
              </w:rPr>
              <w:t>e</w:t>
            </w:r>
          </w:p>
        </w:tc>
        <w:tc>
          <w:tcPr>
            <w:tcW w:w="3969" w:type="dxa"/>
            <w:tcBorders>
              <w:top w:val="single" w:sz="8" w:space="0" w:color="0066CC"/>
              <w:left w:val="nil"/>
              <w:bottom w:val="single" w:sz="8" w:space="0" w:color="0066CC"/>
              <w:right w:val="nil"/>
            </w:tcBorders>
          </w:tcPr>
          <w:p w14:paraId="684668EE" w14:textId="392C34BC" w:rsidR="00E53C53" w:rsidRPr="006C6D5E" w:rsidRDefault="00675B24" w:rsidP="00675B24">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Pr>
                <w:rFonts w:ascii="Arial" w:hAnsi="Arial" w:cs="Arial"/>
                <w:color w:val="000000" w:themeColor="text1"/>
                <w:sz w:val="16"/>
                <w:szCs w:val="16"/>
              </w:rPr>
              <w:t xml:space="preserve">Baby hat andere Herkunft als die Mutter: </w:t>
            </w:r>
            <w:r w:rsidR="00E53C53" w:rsidRPr="00B4242D">
              <w:rPr>
                <w:rFonts w:ascii="Arial" w:hAnsi="Arial" w:cs="Arial"/>
                <w:color w:val="000000" w:themeColor="text1"/>
                <w:sz w:val="16"/>
                <w:szCs w:val="16"/>
              </w:rPr>
              <w:t xml:space="preserve">Filter über Kalenderjahre (wenn </w:t>
            </w:r>
            <w:r>
              <w:rPr>
                <w:rFonts w:ascii="Arial" w:hAnsi="Arial" w:cs="Arial"/>
                <w:color w:val="000000" w:themeColor="text1"/>
                <w:sz w:val="16"/>
                <w:szCs w:val="16"/>
              </w:rPr>
              <w:t>die Kurve</w:t>
            </w:r>
            <w:r w:rsidR="00E53C53" w:rsidRPr="00B4242D">
              <w:rPr>
                <w:rFonts w:ascii="Arial" w:hAnsi="Arial" w:cs="Arial"/>
                <w:color w:val="000000" w:themeColor="text1"/>
                <w:sz w:val="16"/>
                <w:szCs w:val="16"/>
              </w:rPr>
              <w:t xml:space="preserve"> wegen der gewählten Grenze einen Knick hat)</w:t>
            </w:r>
          </w:p>
        </w:tc>
        <w:tc>
          <w:tcPr>
            <w:tcW w:w="708" w:type="dxa"/>
            <w:tcBorders>
              <w:top w:val="single" w:sz="8" w:space="0" w:color="0066CC"/>
              <w:left w:val="nil"/>
              <w:bottom w:val="single" w:sz="8" w:space="0" w:color="0066CC"/>
              <w:right w:val="nil"/>
            </w:tcBorders>
          </w:tcPr>
          <w:p w14:paraId="703466F9" w14:textId="47C6D24A" w:rsidR="00E53C53" w:rsidRPr="006C6D5E" w:rsidRDefault="00E53C53" w:rsidP="00E53C5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B4242D">
              <w:rPr>
                <w:rFonts w:ascii="Arial" w:hAnsi="Arial" w:cs="Arial"/>
                <w:color w:val="000000" w:themeColor="text1"/>
                <w:sz w:val="16"/>
                <w:szCs w:val="16"/>
              </w:rPr>
              <w:t>13</w:t>
            </w:r>
          </w:p>
        </w:tc>
        <w:tc>
          <w:tcPr>
            <w:tcW w:w="709" w:type="dxa"/>
            <w:tcBorders>
              <w:top w:val="single" w:sz="8" w:space="0" w:color="0066CC"/>
              <w:left w:val="nil"/>
              <w:bottom w:val="single" w:sz="8" w:space="0" w:color="0066CC"/>
              <w:right w:val="nil"/>
            </w:tcBorders>
          </w:tcPr>
          <w:p w14:paraId="255F499B" w14:textId="317E4C42" w:rsidR="00E53C53" w:rsidRPr="006C6D5E" w:rsidRDefault="00E53C53" w:rsidP="00E53C5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B4242D">
              <w:rPr>
                <w:rFonts w:ascii="Arial" w:hAnsi="Arial" w:cs="Arial"/>
                <w:color w:val="000000" w:themeColor="text1"/>
                <w:sz w:val="16"/>
                <w:szCs w:val="16"/>
              </w:rPr>
              <w:t>13</w:t>
            </w:r>
          </w:p>
        </w:tc>
        <w:tc>
          <w:tcPr>
            <w:tcW w:w="709" w:type="dxa"/>
            <w:tcBorders>
              <w:top w:val="single" w:sz="8" w:space="0" w:color="0066CC"/>
              <w:left w:val="nil"/>
              <w:bottom w:val="single" w:sz="8" w:space="0" w:color="0066CC"/>
              <w:right w:val="nil"/>
            </w:tcBorders>
          </w:tcPr>
          <w:p w14:paraId="53978F8E" w14:textId="55403E9E" w:rsidR="00E53C53" w:rsidRPr="006C6D5E" w:rsidRDefault="00E53C53" w:rsidP="00E53C5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B4242D">
              <w:rPr>
                <w:rFonts w:ascii="Arial" w:hAnsi="Arial" w:cs="Arial"/>
                <w:color w:val="000000" w:themeColor="text1"/>
                <w:sz w:val="16"/>
                <w:szCs w:val="16"/>
              </w:rPr>
              <w:t>13</w:t>
            </w:r>
          </w:p>
        </w:tc>
      </w:tr>
      <w:tr w:rsidR="00E53C53" w14:paraId="36AA9B21"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9EDCC0F" w14:textId="7E22E405" w:rsidR="00E53C53" w:rsidRPr="006C6D5E" w:rsidRDefault="00E53C53" w:rsidP="00E53C53">
            <w:pPr>
              <w:pStyle w:val="Tabelle"/>
              <w:rPr>
                <w:rFonts w:ascii="Arial" w:hAnsi="Arial" w:cs="Arial"/>
                <w:b w:val="0"/>
                <w:color w:val="000000" w:themeColor="text1"/>
                <w:sz w:val="16"/>
                <w:szCs w:val="16"/>
              </w:rPr>
            </w:pPr>
            <w:proofErr w:type="spellStart"/>
            <w:r w:rsidRPr="004C2AAE">
              <w:rPr>
                <w:rFonts w:ascii="Arial" w:hAnsi="Arial" w:cs="Arial"/>
                <w:b w:val="0"/>
                <w:color w:val="000000" w:themeColor="text1"/>
                <w:sz w:val="16"/>
                <w:szCs w:val="16"/>
              </w:rPr>
              <w:t>bir_</w:t>
            </w:r>
            <w:r>
              <w:rPr>
                <w:rFonts w:ascii="Arial" w:hAnsi="Arial" w:cs="Arial"/>
                <w:b w:val="0"/>
                <w:color w:val="000000" w:themeColor="text1"/>
                <w:sz w:val="16"/>
                <w:szCs w:val="16"/>
              </w:rPr>
              <w:t>cha_</w:t>
            </w:r>
            <w:r w:rsidRPr="004C2AAE">
              <w:rPr>
                <w:rFonts w:ascii="Arial" w:hAnsi="Arial" w:cs="Arial"/>
                <w:b w:val="0"/>
                <w:color w:val="000000" w:themeColor="text1"/>
                <w:sz w:val="16"/>
                <w:szCs w:val="16"/>
              </w:rPr>
              <w:t>lower_thres</w:t>
            </w:r>
            <w:proofErr w:type="spellEnd"/>
          </w:p>
        </w:tc>
        <w:tc>
          <w:tcPr>
            <w:tcW w:w="992" w:type="dxa"/>
            <w:tcBorders>
              <w:top w:val="single" w:sz="8" w:space="0" w:color="0066CC"/>
              <w:left w:val="nil"/>
              <w:bottom w:val="single" w:sz="8" w:space="0" w:color="0066CC"/>
              <w:right w:val="nil"/>
            </w:tcBorders>
          </w:tcPr>
          <w:p w14:paraId="32BA6458" w14:textId="4700BC02" w:rsidR="00E53C53" w:rsidRPr="006C6D5E" w:rsidRDefault="00E53C53" w:rsidP="00E53C5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4C2AAE">
              <w:rPr>
                <w:rFonts w:ascii="Arial" w:hAnsi="Arial" w:cs="Arial"/>
                <w:bCs w:val="0"/>
                <w:color w:val="000000" w:themeColor="text1"/>
                <w:sz w:val="16"/>
                <w:szCs w:val="16"/>
              </w:rPr>
              <w:t>Prozent</w:t>
            </w:r>
          </w:p>
        </w:tc>
        <w:tc>
          <w:tcPr>
            <w:tcW w:w="3969" w:type="dxa"/>
            <w:tcBorders>
              <w:top w:val="single" w:sz="8" w:space="0" w:color="0066CC"/>
              <w:left w:val="nil"/>
              <w:bottom w:val="single" w:sz="8" w:space="0" w:color="0066CC"/>
              <w:right w:val="nil"/>
            </w:tcBorders>
          </w:tcPr>
          <w:p w14:paraId="33A8586A" w14:textId="21180C46" w:rsidR="00E53C53" w:rsidRPr="006C6D5E" w:rsidRDefault="00675B24" w:rsidP="00201FB2">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 xml:space="preserve">Baby hat andere Herkunft als die Mutter: </w:t>
            </w:r>
            <w:r w:rsidR="00E53C53" w:rsidRPr="004C2AAE">
              <w:rPr>
                <w:rFonts w:ascii="Arial" w:hAnsi="Arial" w:cs="Arial"/>
                <w:bCs w:val="0"/>
                <w:color w:val="000000" w:themeColor="text1"/>
                <w:sz w:val="16"/>
                <w:szCs w:val="16"/>
              </w:rPr>
              <w:t>Unterer Grenzwert)</w:t>
            </w:r>
          </w:p>
        </w:tc>
        <w:tc>
          <w:tcPr>
            <w:tcW w:w="708" w:type="dxa"/>
            <w:tcBorders>
              <w:top w:val="single" w:sz="8" w:space="0" w:color="0066CC"/>
              <w:left w:val="nil"/>
              <w:bottom w:val="single" w:sz="8" w:space="0" w:color="0066CC"/>
              <w:right w:val="nil"/>
            </w:tcBorders>
          </w:tcPr>
          <w:p w14:paraId="5C54A92E" w14:textId="728F5662" w:rsidR="00E53C53" w:rsidRPr="006C6D5E" w:rsidRDefault="00E53C53" w:rsidP="00E53C5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4C2AAE">
              <w:rPr>
                <w:rFonts w:ascii="Arial" w:hAnsi="Arial" w:cs="Arial"/>
                <w:bCs w:val="0"/>
                <w:color w:val="000000" w:themeColor="text1"/>
                <w:sz w:val="16"/>
                <w:szCs w:val="16"/>
              </w:rPr>
              <w:t>0</w:t>
            </w:r>
          </w:p>
        </w:tc>
        <w:tc>
          <w:tcPr>
            <w:tcW w:w="709" w:type="dxa"/>
            <w:tcBorders>
              <w:top w:val="single" w:sz="8" w:space="0" w:color="0066CC"/>
              <w:left w:val="nil"/>
              <w:bottom w:val="single" w:sz="8" w:space="0" w:color="0066CC"/>
              <w:right w:val="nil"/>
            </w:tcBorders>
          </w:tcPr>
          <w:p w14:paraId="36EB3F46" w14:textId="7FF1CF87" w:rsidR="00E53C53" w:rsidRPr="006C6D5E" w:rsidRDefault="00E53C53" w:rsidP="00E53C5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4C2AAE">
              <w:rPr>
                <w:rFonts w:ascii="Arial" w:hAnsi="Arial" w:cs="Arial"/>
                <w:bCs w:val="0"/>
                <w:color w:val="000000" w:themeColor="text1"/>
                <w:sz w:val="16"/>
                <w:szCs w:val="16"/>
              </w:rPr>
              <w:t>0</w:t>
            </w:r>
          </w:p>
        </w:tc>
        <w:tc>
          <w:tcPr>
            <w:tcW w:w="709" w:type="dxa"/>
            <w:tcBorders>
              <w:top w:val="single" w:sz="8" w:space="0" w:color="0066CC"/>
              <w:left w:val="nil"/>
              <w:bottom w:val="single" w:sz="8" w:space="0" w:color="0066CC"/>
              <w:right w:val="nil"/>
            </w:tcBorders>
          </w:tcPr>
          <w:p w14:paraId="79E73A0A" w14:textId="7AB37DD4" w:rsidR="00E53C53" w:rsidRPr="006C6D5E" w:rsidRDefault="00E53C53" w:rsidP="00E53C5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4C2AAE">
              <w:rPr>
                <w:rFonts w:ascii="Arial" w:hAnsi="Arial" w:cs="Arial"/>
                <w:bCs w:val="0"/>
                <w:color w:val="000000" w:themeColor="text1"/>
                <w:sz w:val="16"/>
                <w:szCs w:val="16"/>
              </w:rPr>
              <w:t>0</w:t>
            </w:r>
          </w:p>
        </w:tc>
      </w:tr>
      <w:tr w:rsidR="00E53C53" w14:paraId="603D9245"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6B0A50F" w14:textId="0121C602" w:rsidR="00E53C53" w:rsidRPr="00F90229" w:rsidRDefault="00E53C53" w:rsidP="00E53C53">
            <w:pPr>
              <w:pStyle w:val="Tabelle"/>
              <w:rPr>
                <w:rFonts w:ascii="Arial" w:hAnsi="Arial" w:cs="Arial"/>
                <w:b w:val="0"/>
                <w:color w:val="000000" w:themeColor="text1"/>
                <w:sz w:val="16"/>
                <w:szCs w:val="16"/>
              </w:rPr>
            </w:pPr>
            <w:proofErr w:type="spellStart"/>
            <w:r w:rsidRPr="007E4306">
              <w:rPr>
                <w:rFonts w:ascii="Arial" w:hAnsi="Arial" w:cs="Arial"/>
                <w:b w:val="0"/>
                <w:color w:val="000000" w:themeColor="text1"/>
                <w:sz w:val="16"/>
                <w:szCs w:val="16"/>
              </w:rPr>
              <w:t>bir_</w:t>
            </w:r>
            <w:r>
              <w:rPr>
                <w:rFonts w:ascii="Arial" w:hAnsi="Arial" w:cs="Arial"/>
                <w:b w:val="0"/>
                <w:color w:val="000000" w:themeColor="text1"/>
                <w:sz w:val="16"/>
                <w:szCs w:val="16"/>
              </w:rPr>
              <w:t>cha_</w:t>
            </w:r>
            <w:r w:rsidRPr="007E4306">
              <w:rPr>
                <w:rFonts w:ascii="Arial" w:hAnsi="Arial" w:cs="Arial"/>
                <w:b w:val="0"/>
                <w:color w:val="000000" w:themeColor="text1"/>
                <w:sz w:val="16"/>
                <w:szCs w:val="16"/>
              </w:rPr>
              <w:t>upper_thres</w:t>
            </w:r>
            <w:proofErr w:type="spellEnd"/>
          </w:p>
        </w:tc>
        <w:tc>
          <w:tcPr>
            <w:tcW w:w="992" w:type="dxa"/>
            <w:tcBorders>
              <w:top w:val="single" w:sz="8" w:space="0" w:color="0066CC"/>
              <w:left w:val="nil"/>
              <w:bottom w:val="single" w:sz="8" w:space="0" w:color="0066CC"/>
              <w:right w:val="nil"/>
            </w:tcBorders>
          </w:tcPr>
          <w:p w14:paraId="01B91ADA" w14:textId="51019A05" w:rsidR="00E53C53" w:rsidRPr="00C0483E" w:rsidRDefault="00E53C53" w:rsidP="00201FB2">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7E4306">
              <w:rPr>
                <w:rFonts w:ascii="Arial" w:hAnsi="Arial" w:cs="Arial"/>
                <w:color w:val="000000" w:themeColor="text1"/>
                <w:sz w:val="16"/>
                <w:szCs w:val="16"/>
              </w:rPr>
              <w:t>Prozent</w:t>
            </w:r>
          </w:p>
        </w:tc>
        <w:tc>
          <w:tcPr>
            <w:tcW w:w="3969" w:type="dxa"/>
            <w:tcBorders>
              <w:top w:val="single" w:sz="8" w:space="0" w:color="0066CC"/>
              <w:left w:val="nil"/>
              <w:bottom w:val="single" w:sz="8" w:space="0" w:color="0066CC"/>
              <w:right w:val="nil"/>
            </w:tcBorders>
          </w:tcPr>
          <w:p w14:paraId="3547CDFA" w14:textId="76430659" w:rsidR="00E53C53" w:rsidRPr="00C0483E" w:rsidRDefault="00675B24" w:rsidP="00201FB2">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Pr>
                <w:rFonts w:ascii="Arial" w:hAnsi="Arial" w:cs="Arial"/>
                <w:color w:val="000000" w:themeColor="text1"/>
                <w:sz w:val="16"/>
                <w:szCs w:val="16"/>
              </w:rPr>
              <w:t xml:space="preserve">Baby hat andere Herkunft als die Mutter: </w:t>
            </w:r>
            <w:r w:rsidR="00E53C53" w:rsidRPr="007E4306">
              <w:rPr>
                <w:rFonts w:ascii="Arial" w:hAnsi="Arial" w:cs="Arial"/>
                <w:color w:val="000000" w:themeColor="text1"/>
                <w:sz w:val="16"/>
                <w:szCs w:val="16"/>
              </w:rPr>
              <w:t>Oberer</w:t>
            </w:r>
            <w:r w:rsidR="00201FB2">
              <w:rPr>
                <w:rFonts w:ascii="Arial" w:hAnsi="Arial" w:cs="Arial"/>
                <w:color w:val="000000" w:themeColor="text1"/>
                <w:sz w:val="16"/>
                <w:szCs w:val="16"/>
              </w:rPr>
              <w:t xml:space="preserve"> Grenzwert</w:t>
            </w:r>
          </w:p>
        </w:tc>
        <w:tc>
          <w:tcPr>
            <w:tcW w:w="708" w:type="dxa"/>
            <w:tcBorders>
              <w:top w:val="single" w:sz="8" w:space="0" w:color="0066CC"/>
              <w:left w:val="nil"/>
              <w:bottom w:val="single" w:sz="8" w:space="0" w:color="0066CC"/>
              <w:right w:val="nil"/>
            </w:tcBorders>
          </w:tcPr>
          <w:p w14:paraId="1EB5ACD1" w14:textId="6258C639" w:rsidR="00E53C53" w:rsidRPr="00C0483E" w:rsidRDefault="00201FB2" w:rsidP="00E53C5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Pr>
                <w:rFonts w:ascii="Arial" w:hAnsi="Arial" w:cs="Arial"/>
                <w:color w:val="000000" w:themeColor="text1"/>
                <w:sz w:val="16"/>
                <w:szCs w:val="16"/>
              </w:rPr>
              <w:t>100</w:t>
            </w:r>
          </w:p>
        </w:tc>
        <w:tc>
          <w:tcPr>
            <w:tcW w:w="709" w:type="dxa"/>
            <w:tcBorders>
              <w:top w:val="single" w:sz="8" w:space="0" w:color="0066CC"/>
              <w:left w:val="nil"/>
              <w:bottom w:val="single" w:sz="8" w:space="0" w:color="0066CC"/>
              <w:right w:val="nil"/>
            </w:tcBorders>
          </w:tcPr>
          <w:p w14:paraId="3AB392DC" w14:textId="1F145C39" w:rsidR="00E53C53" w:rsidRPr="00C0483E" w:rsidRDefault="00201FB2" w:rsidP="00E53C5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Pr>
                <w:rFonts w:ascii="Arial" w:hAnsi="Arial" w:cs="Arial"/>
                <w:color w:val="000000" w:themeColor="text1"/>
                <w:sz w:val="16"/>
                <w:szCs w:val="16"/>
              </w:rPr>
              <w:t>100</w:t>
            </w:r>
          </w:p>
        </w:tc>
        <w:tc>
          <w:tcPr>
            <w:tcW w:w="709" w:type="dxa"/>
            <w:tcBorders>
              <w:top w:val="single" w:sz="8" w:space="0" w:color="0066CC"/>
              <w:left w:val="nil"/>
              <w:bottom w:val="single" w:sz="8" w:space="0" w:color="0066CC"/>
              <w:right w:val="nil"/>
            </w:tcBorders>
          </w:tcPr>
          <w:p w14:paraId="1615DFF6" w14:textId="686F850C" w:rsidR="00E53C53" w:rsidRPr="00C0483E" w:rsidRDefault="00201FB2" w:rsidP="00E53C5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Pr>
                <w:rFonts w:ascii="Arial" w:hAnsi="Arial" w:cs="Arial"/>
                <w:color w:val="000000" w:themeColor="text1"/>
                <w:sz w:val="16"/>
                <w:szCs w:val="16"/>
              </w:rPr>
              <w:t>100</w:t>
            </w:r>
          </w:p>
        </w:tc>
      </w:tr>
    </w:tbl>
    <w:p w14:paraId="6A6244A9" w14:textId="77777777" w:rsidR="004E2722" w:rsidRDefault="004E2722" w:rsidP="004E2722"/>
    <w:p w14:paraId="7B9D7F3D" w14:textId="0B74E084" w:rsidR="006A5357" w:rsidRDefault="006A5357">
      <w:pPr>
        <w:spacing w:line="240" w:lineRule="auto"/>
        <w:ind w:left="0"/>
      </w:pPr>
      <w:r>
        <w:br w:type="page"/>
      </w:r>
    </w:p>
    <w:p w14:paraId="2BDDA98B" w14:textId="01FA03EA" w:rsidR="006A5357" w:rsidRDefault="006A5357" w:rsidP="006A5357">
      <w:pPr>
        <w:pStyle w:val="Randnotiz"/>
        <w:framePr w:wrap="around"/>
      </w:pPr>
      <w:r>
        <w:lastRenderedPageBreak/>
        <w:t>Todesfall-Parameter</w:t>
      </w:r>
    </w:p>
    <w:p w14:paraId="5F458A6E" w14:textId="28E3BDD5" w:rsidR="006A5357" w:rsidRDefault="006A5357" w:rsidP="006A5357">
      <w:pPr>
        <w:rPr>
          <w:lang w:eastAsia="de-DE"/>
        </w:rPr>
      </w:pPr>
    </w:p>
    <w:p w14:paraId="43F66527" w14:textId="77777777" w:rsidR="006957C0" w:rsidRDefault="006957C0" w:rsidP="006A5357">
      <w:pPr>
        <w:rPr>
          <w:lang w:eastAsia="de-DE"/>
        </w:rPr>
      </w:pPr>
    </w:p>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6957C0" w14:paraId="73FE285B" w14:textId="77777777" w:rsidTr="00D409E3">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406BA30A" w14:textId="77777777" w:rsidR="006957C0" w:rsidRPr="00575B76" w:rsidRDefault="006957C0" w:rsidP="00D409E3">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7C5A975D" w14:textId="77777777" w:rsidR="006957C0" w:rsidRPr="00575B76" w:rsidRDefault="006957C0" w:rsidP="00D409E3">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3A6DB7BB" w14:textId="77777777" w:rsidR="006957C0" w:rsidRPr="00575B76" w:rsidRDefault="006957C0" w:rsidP="00D409E3">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1E2E5EF9" w14:textId="77777777" w:rsidR="006957C0" w:rsidRPr="00575B76" w:rsidRDefault="006957C0" w:rsidP="00D409E3">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6957C0" w14:paraId="35449A1B" w14:textId="77777777" w:rsidTr="00D409E3">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785F2A35" w14:textId="77777777" w:rsidR="006957C0" w:rsidRPr="00575B76" w:rsidRDefault="006957C0" w:rsidP="00D409E3">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75E33CE5" w14:textId="77777777" w:rsidR="006957C0" w:rsidRPr="00575B76" w:rsidRDefault="006957C0"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29A410F5" w14:textId="77777777" w:rsidR="006957C0" w:rsidRPr="00575B76" w:rsidRDefault="006957C0"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162B52E9" w14:textId="77777777" w:rsidR="006957C0" w:rsidRPr="00575B76" w:rsidRDefault="006957C0"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17186833" w14:textId="77777777" w:rsidR="006957C0" w:rsidRPr="00575B76" w:rsidRDefault="006957C0"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1E621ECE" w14:textId="77777777" w:rsidR="006957C0" w:rsidRPr="00575B76" w:rsidRDefault="006957C0"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6957C0" w14:paraId="0E4C604B" w14:textId="77777777" w:rsidTr="00D409E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3D8CC69" w14:textId="60804864" w:rsidR="006957C0" w:rsidRPr="008B1A57" w:rsidRDefault="006957C0" w:rsidP="00D409E3">
            <w:pPr>
              <w:pStyle w:val="Tabelle"/>
              <w:rPr>
                <w:rFonts w:ascii="Arial" w:hAnsi="Arial" w:cs="Arial"/>
                <w:b w:val="0"/>
                <w:color w:val="FF0000"/>
                <w:sz w:val="16"/>
                <w:szCs w:val="16"/>
                <w:lang w:eastAsia="en-US"/>
              </w:rPr>
            </w:pPr>
            <w:proofErr w:type="spellStart"/>
            <w:r w:rsidRPr="008B1A57">
              <w:rPr>
                <w:rFonts w:ascii="Arial" w:hAnsi="Arial" w:cs="Arial"/>
                <w:b w:val="0"/>
                <w:color w:val="FF0000"/>
                <w:sz w:val="16"/>
                <w:szCs w:val="16"/>
              </w:rPr>
              <w:t>tod.jung.alter.ende.schweiz</w:t>
            </w:r>
            <w:proofErr w:type="spellEnd"/>
          </w:p>
        </w:tc>
        <w:tc>
          <w:tcPr>
            <w:tcW w:w="992" w:type="dxa"/>
            <w:tcBorders>
              <w:top w:val="single" w:sz="8" w:space="0" w:color="0066CC"/>
              <w:left w:val="nil"/>
              <w:bottom w:val="single" w:sz="8" w:space="0" w:color="0066CC"/>
              <w:right w:val="nil"/>
            </w:tcBorders>
          </w:tcPr>
          <w:p w14:paraId="4F26A060" w14:textId="77777777" w:rsidR="006957C0" w:rsidRPr="008B1A57" w:rsidRDefault="006957C0"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17E3609D" w14:textId="5142983F" w:rsidR="006957C0" w:rsidRPr="008B1A57" w:rsidRDefault="008F3121"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bCs w:val="0"/>
                <w:color w:val="FF0000"/>
                <w:sz w:val="16"/>
                <w:szCs w:val="16"/>
                <w:lang w:eastAsia="en-US"/>
              </w:rPr>
              <w:t>Grösstes Alter junger Personen schweizerischer Nationalität mit nicht altersabhängigem Verhältnis der Sterbewahrscheinlichkeiten von Stadt ZH und Schweiz</w:t>
            </w:r>
          </w:p>
        </w:tc>
        <w:tc>
          <w:tcPr>
            <w:tcW w:w="708" w:type="dxa"/>
            <w:tcBorders>
              <w:top w:val="single" w:sz="8" w:space="0" w:color="0066CC"/>
              <w:left w:val="nil"/>
              <w:bottom w:val="single" w:sz="8" w:space="0" w:color="0066CC"/>
              <w:right w:val="nil"/>
            </w:tcBorders>
          </w:tcPr>
          <w:p w14:paraId="08FE236E" w14:textId="7954639A" w:rsidR="006957C0" w:rsidRPr="008B1A57" w:rsidRDefault="008F3121"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30</w:t>
            </w:r>
          </w:p>
        </w:tc>
        <w:tc>
          <w:tcPr>
            <w:tcW w:w="709" w:type="dxa"/>
            <w:tcBorders>
              <w:top w:val="single" w:sz="8" w:space="0" w:color="0066CC"/>
              <w:left w:val="nil"/>
              <w:bottom w:val="single" w:sz="8" w:space="0" w:color="0066CC"/>
              <w:right w:val="nil"/>
            </w:tcBorders>
          </w:tcPr>
          <w:p w14:paraId="18A1F5E0" w14:textId="01AC60E3" w:rsidR="006957C0" w:rsidRPr="008B1A57" w:rsidRDefault="008F3121"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30</w:t>
            </w:r>
          </w:p>
        </w:tc>
        <w:tc>
          <w:tcPr>
            <w:tcW w:w="709" w:type="dxa"/>
            <w:tcBorders>
              <w:top w:val="single" w:sz="8" w:space="0" w:color="0066CC"/>
              <w:left w:val="nil"/>
              <w:bottom w:val="single" w:sz="8" w:space="0" w:color="0066CC"/>
              <w:right w:val="nil"/>
            </w:tcBorders>
          </w:tcPr>
          <w:p w14:paraId="18624DB9" w14:textId="68A312A1" w:rsidR="006957C0" w:rsidRPr="008B1A57" w:rsidRDefault="008F3121"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30</w:t>
            </w:r>
          </w:p>
        </w:tc>
      </w:tr>
      <w:tr w:rsidR="006957C0" w14:paraId="5BACE34C" w14:textId="77777777" w:rsidTr="00D40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316C58F" w14:textId="2DB4DEC9" w:rsidR="006957C0" w:rsidRPr="008B1A57" w:rsidRDefault="006957C0" w:rsidP="00D409E3">
            <w:pPr>
              <w:pStyle w:val="Tabelle"/>
              <w:rPr>
                <w:rFonts w:ascii="Arial" w:hAnsi="Arial" w:cs="Arial"/>
                <w:b w:val="0"/>
                <w:bCs/>
                <w:color w:val="FF0000"/>
                <w:sz w:val="16"/>
                <w:szCs w:val="16"/>
                <w:lang w:eastAsia="en-US"/>
              </w:rPr>
            </w:pPr>
            <w:proofErr w:type="spellStart"/>
            <w:r w:rsidRPr="008B1A57">
              <w:rPr>
                <w:rFonts w:ascii="Arial" w:hAnsi="Arial" w:cs="Arial"/>
                <w:b w:val="0"/>
                <w:bCs/>
                <w:color w:val="FF0000"/>
                <w:sz w:val="16"/>
                <w:szCs w:val="16"/>
                <w:lang w:eastAsia="en-US"/>
              </w:rPr>
              <w:t>tod.jung.alter.ende.ausland</w:t>
            </w:r>
            <w:proofErr w:type="spellEnd"/>
          </w:p>
        </w:tc>
        <w:tc>
          <w:tcPr>
            <w:tcW w:w="992" w:type="dxa"/>
            <w:tcBorders>
              <w:top w:val="single" w:sz="8" w:space="0" w:color="0066CC"/>
              <w:left w:val="nil"/>
              <w:bottom w:val="single" w:sz="8" w:space="0" w:color="0066CC"/>
              <w:right w:val="nil"/>
            </w:tcBorders>
          </w:tcPr>
          <w:p w14:paraId="3BA5CE26" w14:textId="77777777" w:rsidR="006957C0" w:rsidRPr="008B1A57" w:rsidRDefault="006957C0"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62E2616B" w14:textId="5E9625CB" w:rsidR="006957C0" w:rsidRPr="008B1A57" w:rsidRDefault="008F3121"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bCs w:val="0"/>
                <w:color w:val="FF0000"/>
                <w:sz w:val="16"/>
                <w:szCs w:val="16"/>
                <w:lang w:eastAsia="en-US"/>
              </w:rPr>
              <w:t>Grösstes Alter junger Personen ausländischer Nationalität mit nicht altersabhängigem Verhältnis der Sterbewahrscheinlichkeiten von Stadt ZH und Schweiz</w:t>
            </w:r>
          </w:p>
        </w:tc>
        <w:tc>
          <w:tcPr>
            <w:tcW w:w="708" w:type="dxa"/>
            <w:tcBorders>
              <w:top w:val="single" w:sz="8" w:space="0" w:color="0066CC"/>
              <w:left w:val="nil"/>
              <w:bottom w:val="single" w:sz="8" w:space="0" w:color="0066CC"/>
              <w:right w:val="nil"/>
            </w:tcBorders>
          </w:tcPr>
          <w:p w14:paraId="21C02901" w14:textId="244120AE" w:rsidR="006957C0" w:rsidRPr="008B1A57" w:rsidRDefault="008F3121"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40</w:t>
            </w:r>
          </w:p>
        </w:tc>
        <w:tc>
          <w:tcPr>
            <w:tcW w:w="709" w:type="dxa"/>
            <w:tcBorders>
              <w:top w:val="single" w:sz="8" w:space="0" w:color="0066CC"/>
              <w:left w:val="nil"/>
              <w:bottom w:val="single" w:sz="8" w:space="0" w:color="0066CC"/>
              <w:right w:val="nil"/>
            </w:tcBorders>
          </w:tcPr>
          <w:p w14:paraId="63F1CAC0" w14:textId="10A7F348" w:rsidR="006957C0" w:rsidRPr="008B1A57" w:rsidRDefault="008F3121"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40</w:t>
            </w:r>
          </w:p>
        </w:tc>
        <w:tc>
          <w:tcPr>
            <w:tcW w:w="709" w:type="dxa"/>
            <w:tcBorders>
              <w:top w:val="single" w:sz="8" w:space="0" w:color="0066CC"/>
              <w:left w:val="nil"/>
              <w:bottom w:val="single" w:sz="8" w:space="0" w:color="0066CC"/>
              <w:right w:val="nil"/>
            </w:tcBorders>
          </w:tcPr>
          <w:p w14:paraId="4DFC1B37" w14:textId="3242C301" w:rsidR="006957C0" w:rsidRPr="008B1A57" w:rsidRDefault="008F3121"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40</w:t>
            </w:r>
          </w:p>
        </w:tc>
      </w:tr>
      <w:tr w:rsidR="006957C0" w14:paraId="7D792B3E" w14:textId="77777777" w:rsidTr="00D409E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298BE0B" w14:textId="444E0786" w:rsidR="006957C0" w:rsidRPr="008B1A57" w:rsidRDefault="006957C0" w:rsidP="00D409E3">
            <w:pPr>
              <w:pStyle w:val="Tabelle"/>
              <w:rPr>
                <w:rFonts w:ascii="Arial" w:hAnsi="Arial" w:cs="Arial"/>
                <w:b w:val="0"/>
                <w:color w:val="FF0000"/>
                <w:sz w:val="16"/>
                <w:szCs w:val="16"/>
              </w:rPr>
            </w:pPr>
            <w:proofErr w:type="spellStart"/>
            <w:r w:rsidRPr="008B1A57">
              <w:rPr>
                <w:rFonts w:ascii="Arial" w:hAnsi="Arial" w:cs="Arial"/>
                <w:b w:val="0"/>
                <w:color w:val="FF0000"/>
                <w:sz w:val="16"/>
                <w:szCs w:val="16"/>
              </w:rPr>
              <w:t>tod.alt.alter.beginn.schweiz</w:t>
            </w:r>
            <w:proofErr w:type="spellEnd"/>
          </w:p>
        </w:tc>
        <w:tc>
          <w:tcPr>
            <w:tcW w:w="992" w:type="dxa"/>
            <w:tcBorders>
              <w:top w:val="single" w:sz="8" w:space="0" w:color="0066CC"/>
              <w:left w:val="nil"/>
              <w:bottom w:val="single" w:sz="8" w:space="0" w:color="0066CC"/>
              <w:right w:val="nil"/>
            </w:tcBorders>
          </w:tcPr>
          <w:p w14:paraId="08BF60E6" w14:textId="10367F6A" w:rsidR="006957C0" w:rsidRPr="008B1A57" w:rsidRDefault="008F3121"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30F5142C" w14:textId="39772FFF" w:rsidR="006957C0" w:rsidRPr="008B1A57" w:rsidRDefault="008F3121" w:rsidP="008D351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8B1A57">
              <w:rPr>
                <w:rFonts w:ascii="Arial" w:hAnsi="Arial" w:cs="Arial"/>
                <w:color w:val="FF0000"/>
                <w:sz w:val="16"/>
                <w:szCs w:val="16"/>
              </w:rPr>
              <w:t xml:space="preserve">Kleinstes Alter </w:t>
            </w:r>
            <w:r w:rsidR="008D3513" w:rsidRPr="008B1A57">
              <w:rPr>
                <w:rFonts w:ascii="Arial" w:hAnsi="Arial" w:cs="Arial"/>
                <w:color w:val="FF0000"/>
                <w:sz w:val="16"/>
                <w:szCs w:val="16"/>
              </w:rPr>
              <w:t>bejahrter</w:t>
            </w:r>
            <w:r w:rsidRPr="008B1A57">
              <w:rPr>
                <w:rFonts w:ascii="Arial" w:hAnsi="Arial" w:cs="Arial"/>
                <w:color w:val="FF0000"/>
                <w:sz w:val="16"/>
                <w:szCs w:val="16"/>
              </w:rPr>
              <w:t xml:space="preserve"> Personen schweizerischer Nationalität mit nicht altersabhängigem Verhältnis der Sterbewahrscheinlichkeiten von Stadt ZH und Schweiz</w:t>
            </w:r>
          </w:p>
        </w:tc>
        <w:tc>
          <w:tcPr>
            <w:tcW w:w="708" w:type="dxa"/>
            <w:tcBorders>
              <w:top w:val="single" w:sz="8" w:space="0" w:color="0066CC"/>
              <w:left w:val="nil"/>
              <w:bottom w:val="single" w:sz="8" w:space="0" w:color="0066CC"/>
              <w:right w:val="nil"/>
            </w:tcBorders>
          </w:tcPr>
          <w:p w14:paraId="4513B3CD" w14:textId="6CBB9043" w:rsidR="006957C0" w:rsidRPr="008B1A57" w:rsidRDefault="008F3121"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8B1A57">
              <w:rPr>
                <w:rFonts w:ascii="Arial" w:hAnsi="Arial" w:cs="Arial"/>
                <w:color w:val="FF0000"/>
                <w:sz w:val="16"/>
                <w:szCs w:val="16"/>
              </w:rPr>
              <w:t>99</w:t>
            </w:r>
          </w:p>
        </w:tc>
        <w:tc>
          <w:tcPr>
            <w:tcW w:w="709" w:type="dxa"/>
            <w:tcBorders>
              <w:top w:val="single" w:sz="8" w:space="0" w:color="0066CC"/>
              <w:left w:val="nil"/>
              <w:bottom w:val="single" w:sz="8" w:space="0" w:color="0066CC"/>
              <w:right w:val="nil"/>
            </w:tcBorders>
          </w:tcPr>
          <w:p w14:paraId="1FE594D1" w14:textId="63716BD8" w:rsidR="006957C0" w:rsidRPr="008B1A57" w:rsidRDefault="008F3121"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8B1A57">
              <w:rPr>
                <w:rFonts w:ascii="Arial" w:hAnsi="Arial" w:cs="Arial"/>
                <w:color w:val="FF0000"/>
                <w:sz w:val="16"/>
                <w:szCs w:val="16"/>
              </w:rPr>
              <w:t>99</w:t>
            </w:r>
          </w:p>
        </w:tc>
        <w:tc>
          <w:tcPr>
            <w:tcW w:w="709" w:type="dxa"/>
            <w:tcBorders>
              <w:top w:val="single" w:sz="8" w:space="0" w:color="0066CC"/>
              <w:left w:val="nil"/>
              <w:bottom w:val="single" w:sz="8" w:space="0" w:color="0066CC"/>
              <w:right w:val="nil"/>
            </w:tcBorders>
          </w:tcPr>
          <w:p w14:paraId="458AEB7E" w14:textId="7B98E385" w:rsidR="006957C0" w:rsidRPr="008B1A57" w:rsidRDefault="008F3121"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8B1A57">
              <w:rPr>
                <w:rFonts w:ascii="Arial" w:hAnsi="Arial" w:cs="Arial"/>
                <w:color w:val="FF0000"/>
                <w:sz w:val="16"/>
                <w:szCs w:val="16"/>
              </w:rPr>
              <w:t>99</w:t>
            </w:r>
          </w:p>
        </w:tc>
      </w:tr>
      <w:tr w:rsidR="006957C0" w14:paraId="0F2DC438" w14:textId="77777777" w:rsidTr="00D40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C7CEE00" w14:textId="4F766163" w:rsidR="006957C0" w:rsidRPr="008B1A57" w:rsidRDefault="006957C0" w:rsidP="00D409E3">
            <w:pPr>
              <w:pStyle w:val="Tabelle"/>
              <w:rPr>
                <w:rFonts w:ascii="Arial" w:hAnsi="Arial" w:cs="Arial"/>
                <w:b w:val="0"/>
                <w:color w:val="FF0000"/>
                <w:sz w:val="16"/>
                <w:szCs w:val="16"/>
              </w:rPr>
            </w:pPr>
            <w:proofErr w:type="spellStart"/>
            <w:r w:rsidRPr="008B1A57">
              <w:rPr>
                <w:rFonts w:ascii="Arial" w:hAnsi="Arial" w:cs="Arial"/>
                <w:b w:val="0"/>
                <w:color w:val="FF0000"/>
                <w:sz w:val="16"/>
                <w:szCs w:val="16"/>
              </w:rPr>
              <w:t>tod.alt.alter.beginn.ausland</w:t>
            </w:r>
            <w:proofErr w:type="spellEnd"/>
          </w:p>
        </w:tc>
        <w:tc>
          <w:tcPr>
            <w:tcW w:w="992" w:type="dxa"/>
            <w:tcBorders>
              <w:top w:val="single" w:sz="8" w:space="0" w:color="0066CC"/>
              <w:left w:val="nil"/>
              <w:bottom w:val="single" w:sz="8" w:space="0" w:color="0066CC"/>
              <w:right w:val="nil"/>
            </w:tcBorders>
          </w:tcPr>
          <w:p w14:paraId="4FC32EDF" w14:textId="6C47B5CF" w:rsidR="006957C0" w:rsidRPr="008B1A57" w:rsidRDefault="008F3121"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0DE9F5AF" w14:textId="3CEF0A78" w:rsidR="006957C0" w:rsidRPr="008B1A57" w:rsidRDefault="008F3121"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8B1A57">
              <w:rPr>
                <w:rFonts w:ascii="Arial" w:hAnsi="Arial" w:cs="Arial"/>
                <w:color w:val="FF0000"/>
                <w:sz w:val="16"/>
                <w:szCs w:val="16"/>
              </w:rPr>
              <w:t xml:space="preserve">Kleinstes Alter </w:t>
            </w:r>
            <w:r w:rsidR="000F76F2" w:rsidRPr="008B1A57">
              <w:rPr>
                <w:rFonts w:ascii="Arial" w:hAnsi="Arial" w:cs="Arial"/>
                <w:color w:val="FF0000"/>
                <w:sz w:val="16"/>
                <w:szCs w:val="16"/>
              </w:rPr>
              <w:t xml:space="preserve">bejahrter </w:t>
            </w:r>
            <w:r w:rsidRPr="008B1A57">
              <w:rPr>
                <w:rFonts w:ascii="Arial" w:hAnsi="Arial" w:cs="Arial"/>
                <w:color w:val="FF0000"/>
                <w:sz w:val="16"/>
                <w:szCs w:val="16"/>
              </w:rPr>
              <w:t>Personen ausländischer Nationalität mit nicht altersabhängigem Verhältnis der Sterbewahrscheinlichkeiten von Stadt ZH und Schweiz</w:t>
            </w:r>
          </w:p>
        </w:tc>
        <w:tc>
          <w:tcPr>
            <w:tcW w:w="708" w:type="dxa"/>
            <w:tcBorders>
              <w:top w:val="single" w:sz="8" w:space="0" w:color="0066CC"/>
              <w:left w:val="nil"/>
              <w:bottom w:val="single" w:sz="8" w:space="0" w:color="0066CC"/>
              <w:right w:val="nil"/>
            </w:tcBorders>
          </w:tcPr>
          <w:p w14:paraId="6382F7CA" w14:textId="2EF06F29" w:rsidR="006957C0" w:rsidRPr="008B1A57" w:rsidRDefault="008F3121"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8B1A57">
              <w:rPr>
                <w:rFonts w:ascii="Arial" w:hAnsi="Arial" w:cs="Arial"/>
                <w:color w:val="FF0000"/>
                <w:sz w:val="16"/>
                <w:szCs w:val="16"/>
              </w:rPr>
              <w:t>90</w:t>
            </w:r>
          </w:p>
        </w:tc>
        <w:tc>
          <w:tcPr>
            <w:tcW w:w="709" w:type="dxa"/>
            <w:tcBorders>
              <w:top w:val="single" w:sz="8" w:space="0" w:color="0066CC"/>
              <w:left w:val="nil"/>
              <w:bottom w:val="single" w:sz="8" w:space="0" w:color="0066CC"/>
              <w:right w:val="nil"/>
            </w:tcBorders>
          </w:tcPr>
          <w:p w14:paraId="3268E995" w14:textId="67248C74" w:rsidR="006957C0" w:rsidRPr="008B1A57" w:rsidRDefault="008F3121"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8B1A57">
              <w:rPr>
                <w:rFonts w:ascii="Arial" w:hAnsi="Arial" w:cs="Arial"/>
                <w:color w:val="FF0000"/>
                <w:sz w:val="16"/>
                <w:szCs w:val="16"/>
              </w:rPr>
              <w:t>90</w:t>
            </w:r>
          </w:p>
        </w:tc>
        <w:tc>
          <w:tcPr>
            <w:tcW w:w="709" w:type="dxa"/>
            <w:tcBorders>
              <w:top w:val="single" w:sz="8" w:space="0" w:color="0066CC"/>
              <w:left w:val="nil"/>
              <w:bottom w:val="single" w:sz="8" w:space="0" w:color="0066CC"/>
              <w:right w:val="nil"/>
            </w:tcBorders>
          </w:tcPr>
          <w:p w14:paraId="7DD5D3DD" w14:textId="4C1D1FA4" w:rsidR="006957C0" w:rsidRPr="008B1A57" w:rsidRDefault="008F3121"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8B1A57">
              <w:rPr>
                <w:rFonts w:ascii="Arial" w:hAnsi="Arial" w:cs="Arial"/>
                <w:color w:val="FF0000"/>
                <w:sz w:val="16"/>
                <w:szCs w:val="16"/>
              </w:rPr>
              <w:t>90</w:t>
            </w:r>
          </w:p>
        </w:tc>
      </w:tr>
      <w:tr w:rsidR="006957C0" w14:paraId="34B2F4B6" w14:textId="77777777" w:rsidTr="00D409E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9CD406E" w14:textId="7CDE111E" w:rsidR="006957C0" w:rsidRPr="008B1A57" w:rsidRDefault="006957C0" w:rsidP="00D409E3">
            <w:pPr>
              <w:pStyle w:val="Tabelle"/>
              <w:rPr>
                <w:rFonts w:ascii="Arial" w:hAnsi="Arial" w:cs="Arial"/>
                <w:b w:val="0"/>
                <w:color w:val="FF0000"/>
                <w:sz w:val="16"/>
                <w:szCs w:val="16"/>
              </w:rPr>
            </w:pPr>
            <w:proofErr w:type="spellStart"/>
            <w:r w:rsidRPr="008B1A57">
              <w:rPr>
                <w:rFonts w:ascii="Arial" w:hAnsi="Arial" w:cs="Arial"/>
                <w:b w:val="0"/>
                <w:color w:val="FF0000"/>
                <w:sz w:val="16"/>
                <w:szCs w:val="16"/>
              </w:rPr>
              <w:t>tod.alt.alter.ende</w:t>
            </w:r>
            <w:proofErr w:type="spellEnd"/>
          </w:p>
        </w:tc>
        <w:tc>
          <w:tcPr>
            <w:tcW w:w="992" w:type="dxa"/>
            <w:tcBorders>
              <w:top w:val="single" w:sz="8" w:space="0" w:color="0066CC"/>
              <w:left w:val="nil"/>
              <w:bottom w:val="single" w:sz="8" w:space="0" w:color="0066CC"/>
              <w:right w:val="nil"/>
            </w:tcBorders>
          </w:tcPr>
          <w:p w14:paraId="022D9C9F" w14:textId="00286D60" w:rsidR="006957C0" w:rsidRPr="008B1A57" w:rsidRDefault="008F3121"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2ADE3F61" w14:textId="21F07253" w:rsidR="006957C0" w:rsidRPr="008B1A57" w:rsidRDefault="008F3121"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8B1A57">
              <w:rPr>
                <w:rFonts w:ascii="Arial" w:hAnsi="Arial" w:cs="Arial"/>
                <w:color w:val="FF0000"/>
                <w:sz w:val="16"/>
                <w:szCs w:val="16"/>
              </w:rPr>
              <w:t xml:space="preserve">Grösstes Alter </w:t>
            </w:r>
            <w:r w:rsidR="000A0F89" w:rsidRPr="008B1A57">
              <w:rPr>
                <w:rFonts w:ascii="Arial" w:hAnsi="Arial" w:cs="Arial"/>
                <w:color w:val="FF0000"/>
                <w:sz w:val="16"/>
                <w:szCs w:val="16"/>
              </w:rPr>
              <w:t xml:space="preserve">bejahrter </w:t>
            </w:r>
            <w:r w:rsidRPr="008B1A57">
              <w:rPr>
                <w:rFonts w:ascii="Arial" w:hAnsi="Arial" w:cs="Arial"/>
                <w:color w:val="FF0000"/>
                <w:sz w:val="16"/>
                <w:szCs w:val="16"/>
              </w:rPr>
              <w:t>Personen mit altersabhängigem Verhältnis der Sterbewahrscheinlichkeiten von Stadt ZH und Schweiz</w:t>
            </w:r>
          </w:p>
        </w:tc>
        <w:tc>
          <w:tcPr>
            <w:tcW w:w="708" w:type="dxa"/>
            <w:tcBorders>
              <w:top w:val="single" w:sz="8" w:space="0" w:color="0066CC"/>
              <w:left w:val="nil"/>
              <w:bottom w:val="single" w:sz="8" w:space="0" w:color="0066CC"/>
              <w:right w:val="nil"/>
            </w:tcBorders>
          </w:tcPr>
          <w:p w14:paraId="2B3227E3" w14:textId="5F7CC445" w:rsidR="006957C0" w:rsidRPr="008B1A57" w:rsidRDefault="008F3121"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8B1A57">
              <w:rPr>
                <w:rFonts w:ascii="Arial" w:hAnsi="Arial" w:cs="Arial"/>
                <w:color w:val="FF0000"/>
                <w:sz w:val="16"/>
                <w:szCs w:val="16"/>
              </w:rPr>
              <w:t>99</w:t>
            </w:r>
          </w:p>
        </w:tc>
        <w:tc>
          <w:tcPr>
            <w:tcW w:w="709" w:type="dxa"/>
            <w:tcBorders>
              <w:top w:val="single" w:sz="8" w:space="0" w:color="0066CC"/>
              <w:left w:val="nil"/>
              <w:bottom w:val="single" w:sz="8" w:space="0" w:color="0066CC"/>
              <w:right w:val="nil"/>
            </w:tcBorders>
          </w:tcPr>
          <w:p w14:paraId="3E30EA0F" w14:textId="5A2C07F3" w:rsidR="006957C0" w:rsidRPr="008B1A57" w:rsidRDefault="008F3121"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8B1A57">
              <w:rPr>
                <w:rFonts w:ascii="Arial" w:hAnsi="Arial" w:cs="Arial"/>
                <w:color w:val="FF0000"/>
                <w:sz w:val="16"/>
                <w:szCs w:val="16"/>
              </w:rPr>
              <w:t>99</w:t>
            </w:r>
          </w:p>
        </w:tc>
        <w:tc>
          <w:tcPr>
            <w:tcW w:w="709" w:type="dxa"/>
            <w:tcBorders>
              <w:top w:val="single" w:sz="8" w:space="0" w:color="0066CC"/>
              <w:left w:val="nil"/>
              <w:bottom w:val="single" w:sz="8" w:space="0" w:color="0066CC"/>
              <w:right w:val="nil"/>
            </w:tcBorders>
          </w:tcPr>
          <w:p w14:paraId="75901CEF" w14:textId="1340B8ED" w:rsidR="006957C0" w:rsidRPr="008B1A57" w:rsidRDefault="008F3121"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8B1A57">
              <w:rPr>
                <w:rFonts w:ascii="Arial" w:hAnsi="Arial" w:cs="Arial"/>
                <w:color w:val="FF0000"/>
                <w:sz w:val="16"/>
                <w:szCs w:val="16"/>
              </w:rPr>
              <w:t>99</w:t>
            </w:r>
          </w:p>
        </w:tc>
      </w:tr>
    </w:tbl>
    <w:p w14:paraId="5E935BAA" w14:textId="77777777" w:rsidR="006957C0" w:rsidRDefault="006957C0" w:rsidP="006A5357">
      <w:pPr>
        <w:rPr>
          <w:lang w:eastAsia="de-DE"/>
        </w:rPr>
      </w:pPr>
    </w:p>
    <w:p w14:paraId="1CCA8B49" w14:textId="5937D3FA" w:rsidR="006A5357" w:rsidRDefault="006A5357">
      <w:pPr>
        <w:spacing w:line="240" w:lineRule="auto"/>
        <w:ind w:left="0"/>
      </w:pPr>
      <w:r>
        <w:br w:type="page"/>
      </w:r>
    </w:p>
    <w:p w14:paraId="37C18B6E" w14:textId="2DC17781" w:rsidR="006A5357" w:rsidRPr="006A5357" w:rsidRDefault="006A5357" w:rsidP="006A5357">
      <w:pPr>
        <w:pStyle w:val="Randnotiz"/>
        <w:framePr w:wrap="around"/>
        <w:rPr>
          <w:rStyle w:val="IntensiveHervorhebung"/>
          <w:i w:val="0"/>
          <w:iCs w:val="0"/>
          <w:color w:val="auto"/>
        </w:rPr>
      </w:pPr>
      <w:r>
        <w:lastRenderedPageBreak/>
        <w:t>Zuzug-Parameter</w:t>
      </w:r>
    </w:p>
    <w:p w14:paraId="170ED421" w14:textId="77777777" w:rsidR="006A5357" w:rsidRDefault="006A5357" w:rsidP="006A5357"/>
    <w:p w14:paraId="2EECAF4F" w14:textId="77777777" w:rsidR="006A5357" w:rsidRDefault="006A5357" w:rsidP="006A5357"/>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6A5357" w14:paraId="40AA97FE" w14:textId="77777777" w:rsidTr="006522F8">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6B97FA72" w14:textId="77777777" w:rsidR="006A5357" w:rsidRPr="00575B76" w:rsidRDefault="006A5357" w:rsidP="006522F8">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406FC513"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1AE845D8"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5BCC1E13" w14:textId="77777777" w:rsidR="006A5357" w:rsidRPr="00575B76" w:rsidRDefault="006A5357" w:rsidP="006522F8">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6A5357" w14:paraId="3561BD55" w14:textId="77777777" w:rsidTr="006522F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6B95C3FC" w14:textId="77777777" w:rsidR="006A5357" w:rsidRPr="00575B76" w:rsidRDefault="006A5357" w:rsidP="006522F8">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6B8C9D25"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0C75855D"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1389EA13"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2CE5919A"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7E0F8B58"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6E7498" w14:paraId="69E00B47"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A335CE9" w14:textId="1D5070F7" w:rsidR="006E7498" w:rsidRPr="00F45B7D" w:rsidRDefault="006E7498" w:rsidP="006E7498">
            <w:pPr>
              <w:pStyle w:val="Tabelle"/>
              <w:rPr>
                <w:rFonts w:ascii="Arial" w:hAnsi="Arial" w:cs="Arial"/>
                <w:b w:val="0"/>
                <w:color w:val="FF0000"/>
                <w:sz w:val="16"/>
                <w:szCs w:val="16"/>
              </w:rPr>
            </w:pPr>
            <w:proofErr w:type="spellStart"/>
            <w:r w:rsidRPr="00F45B7D">
              <w:rPr>
                <w:rFonts w:ascii="Arial" w:hAnsi="Arial" w:cs="Arial"/>
                <w:b w:val="0"/>
                <w:color w:val="FF0000"/>
                <w:sz w:val="16"/>
                <w:szCs w:val="16"/>
              </w:rPr>
              <w:t>zuz.anz.rate.heimat</w:t>
            </w:r>
            <w:proofErr w:type="spellEnd"/>
          </w:p>
        </w:tc>
        <w:tc>
          <w:tcPr>
            <w:tcW w:w="992" w:type="dxa"/>
            <w:tcBorders>
              <w:top w:val="single" w:sz="8" w:space="0" w:color="0066CC"/>
              <w:left w:val="nil"/>
              <w:bottom w:val="single" w:sz="8" w:space="0" w:color="0066CC"/>
              <w:right w:val="nil"/>
            </w:tcBorders>
          </w:tcPr>
          <w:p w14:paraId="0F801CC8" w14:textId="3F3AABC1" w:rsidR="006E7498" w:rsidRPr="00F45B7D" w:rsidRDefault="006E7498" w:rsidP="006E749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Keine</w:t>
            </w:r>
            <w:r w:rsidRPr="00F45B7D">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40DCD8BB" w14:textId="72561192" w:rsidR="006E7498" w:rsidRPr="00F45B7D" w:rsidRDefault="006E7498" w:rsidP="00840374">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Kumulativ</w:t>
            </w:r>
            <w:r w:rsidR="00691AF0" w:rsidRPr="00F45B7D">
              <w:rPr>
                <w:rFonts w:ascii="Arial" w:hAnsi="Arial" w:cs="Arial"/>
                <w:color w:val="FF0000"/>
                <w:sz w:val="16"/>
                <w:szCs w:val="16"/>
              </w:rPr>
              <w:t>e</w:t>
            </w:r>
            <w:r w:rsidRPr="00F45B7D">
              <w:rPr>
                <w:rFonts w:ascii="Arial" w:hAnsi="Arial" w:cs="Arial"/>
                <w:color w:val="FF0000"/>
                <w:sz w:val="16"/>
                <w:szCs w:val="16"/>
              </w:rPr>
              <w:t xml:space="preserve"> </w:t>
            </w:r>
            <w:proofErr w:type="spellStart"/>
            <w:r w:rsidRPr="00F45B7D">
              <w:rPr>
                <w:rFonts w:ascii="Arial" w:hAnsi="Arial" w:cs="Arial"/>
                <w:color w:val="FF0000"/>
                <w:sz w:val="16"/>
                <w:szCs w:val="16"/>
              </w:rPr>
              <w:t>Bestandesgrösse</w:t>
            </w:r>
            <w:proofErr w:type="spellEnd"/>
            <w:r w:rsidRPr="00F45B7D">
              <w:rPr>
                <w:rFonts w:ascii="Arial" w:hAnsi="Arial" w:cs="Arial"/>
                <w:color w:val="FF0000"/>
                <w:sz w:val="16"/>
                <w:szCs w:val="16"/>
              </w:rPr>
              <w:t xml:space="preserve"> in den Schwänzen der Altersverteilung, bei deren Unterschreitung für die betroffenen Altersjahre die Altersverteilung der Rate der Heimatkategorie unabhängig vo</w:t>
            </w:r>
            <w:r w:rsidR="00840374" w:rsidRPr="00F45B7D">
              <w:rPr>
                <w:rFonts w:ascii="Arial" w:hAnsi="Arial" w:cs="Arial"/>
                <w:color w:val="FF0000"/>
                <w:sz w:val="16"/>
                <w:szCs w:val="16"/>
              </w:rPr>
              <w:t>m</w:t>
            </w:r>
            <w:r w:rsidRPr="00F45B7D">
              <w:rPr>
                <w:rFonts w:ascii="Arial" w:hAnsi="Arial" w:cs="Arial"/>
                <w:color w:val="FF0000"/>
                <w:sz w:val="16"/>
                <w:szCs w:val="16"/>
              </w:rPr>
              <w:t xml:space="preserve"> Quartier verwendet wird</w:t>
            </w:r>
          </w:p>
        </w:tc>
        <w:tc>
          <w:tcPr>
            <w:tcW w:w="708" w:type="dxa"/>
            <w:tcBorders>
              <w:top w:val="single" w:sz="8" w:space="0" w:color="0066CC"/>
              <w:left w:val="nil"/>
              <w:bottom w:val="single" w:sz="8" w:space="0" w:color="0066CC"/>
              <w:right w:val="nil"/>
            </w:tcBorders>
          </w:tcPr>
          <w:p w14:paraId="737360FC" w14:textId="372A7378" w:rsidR="006E7498" w:rsidRPr="00F45B7D" w:rsidRDefault="006E7498" w:rsidP="006E749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200</w:t>
            </w:r>
          </w:p>
        </w:tc>
        <w:tc>
          <w:tcPr>
            <w:tcW w:w="709" w:type="dxa"/>
            <w:tcBorders>
              <w:top w:val="single" w:sz="8" w:space="0" w:color="0066CC"/>
              <w:left w:val="nil"/>
              <w:bottom w:val="single" w:sz="8" w:space="0" w:color="0066CC"/>
              <w:right w:val="nil"/>
            </w:tcBorders>
          </w:tcPr>
          <w:p w14:paraId="2C5CA8B2" w14:textId="729C8E0B" w:rsidR="006E7498" w:rsidRPr="00F45B7D" w:rsidRDefault="006E7498" w:rsidP="006E749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200</w:t>
            </w:r>
          </w:p>
        </w:tc>
        <w:tc>
          <w:tcPr>
            <w:tcW w:w="709" w:type="dxa"/>
            <w:tcBorders>
              <w:top w:val="single" w:sz="8" w:space="0" w:color="0066CC"/>
              <w:left w:val="nil"/>
              <w:bottom w:val="single" w:sz="8" w:space="0" w:color="0066CC"/>
              <w:right w:val="nil"/>
            </w:tcBorders>
          </w:tcPr>
          <w:p w14:paraId="79C085F5" w14:textId="7B0238D3" w:rsidR="006E7498" w:rsidRPr="00F45B7D" w:rsidRDefault="006E7498" w:rsidP="006E749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200</w:t>
            </w:r>
          </w:p>
        </w:tc>
      </w:tr>
      <w:tr w:rsidR="006E7498" w14:paraId="7D418EAD"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1656272" w14:textId="3C281099" w:rsidR="006E7498" w:rsidRPr="00F45B7D" w:rsidRDefault="006E7498" w:rsidP="006E7498">
            <w:pPr>
              <w:pStyle w:val="Tabelle"/>
              <w:rPr>
                <w:rFonts w:ascii="Arial" w:hAnsi="Arial" w:cs="Arial"/>
                <w:b w:val="0"/>
                <w:color w:val="FF0000"/>
                <w:sz w:val="16"/>
                <w:szCs w:val="16"/>
              </w:rPr>
            </w:pPr>
            <w:proofErr w:type="spellStart"/>
            <w:r w:rsidRPr="00F45B7D">
              <w:rPr>
                <w:rFonts w:ascii="Arial" w:hAnsi="Arial" w:cs="Arial"/>
                <w:b w:val="0"/>
                <w:color w:val="FF0000"/>
                <w:sz w:val="16"/>
                <w:szCs w:val="16"/>
              </w:rPr>
              <w:t>zuz.anz.rate.stadt</w:t>
            </w:r>
            <w:proofErr w:type="spellEnd"/>
          </w:p>
        </w:tc>
        <w:tc>
          <w:tcPr>
            <w:tcW w:w="992" w:type="dxa"/>
            <w:tcBorders>
              <w:top w:val="single" w:sz="8" w:space="0" w:color="0066CC"/>
              <w:left w:val="nil"/>
              <w:bottom w:val="single" w:sz="8" w:space="0" w:color="0066CC"/>
              <w:right w:val="nil"/>
            </w:tcBorders>
          </w:tcPr>
          <w:p w14:paraId="197E70D4" w14:textId="17B99AA8" w:rsidR="006E7498" w:rsidRPr="00F45B7D" w:rsidRDefault="006E7498" w:rsidP="006E749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Keine</w:t>
            </w:r>
            <w:r w:rsidRPr="00F45B7D">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22BB3E73" w14:textId="466EDB20" w:rsidR="006E7498" w:rsidRPr="00F45B7D" w:rsidRDefault="006E7498" w:rsidP="006E749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 xml:space="preserve">Kumulative </w:t>
            </w:r>
            <w:proofErr w:type="spellStart"/>
            <w:r w:rsidRPr="00F45B7D">
              <w:rPr>
                <w:rFonts w:ascii="Arial" w:hAnsi="Arial" w:cs="Arial"/>
                <w:color w:val="FF0000"/>
                <w:sz w:val="16"/>
                <w:szCs w:val="16"/>
              </w:rPr>
              <w:t>Bestandesgrösse</w:t>
            </w:r>
            <w:proofErr w:type="spellEnd"/>
            <w:r w:rsidRPr="00F45B7D">
              <w:rPr>
                <w:rFonts w:ascii="Arial" w:hAnsi="Arial" w:cs="Arial"/>
                <w:color w:val="FF0000"/>
                <w:sz w:val="16"/>
                <w:szCs w:val="16"/>
              </w:rPr>
              <w:t xml:space="preserve"> in den Schwänzen der Altersverteilung, bei deren Unterschreitung für die betroffenen Altersjahre die Altersverteilung der Rate der Stadt unabhängig von Heimatkategorie und Quartier verwendet wird</w:t>
            </w:r>
          </w:p>
        </w:tc>
        <w:tc>
          <w:tcPr>
            <w:tcW w:w="708" w:type="dxa"/>
            <w:tcBorders>
              <w:top w:val="single" w:sz="8" w:space="0" w:color="0066CC"/>
              <w:left w:val="nil"/>
              <w:bottom w:val="single" w:sz="8" w:space="0" w:color="0066CC"/>
              <w:right w:val="nil"/>
            </w:tcBorders>
          </w:tcPr>
          <w:p w14:paraId="0457758F" w14:textId="25D92807" w:rsidR="006E7498" w:rsidRPr="00F45B7D" w:rsidRDefault="006E7498" w:rsidP="006E749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2A458FC5" w14:textId="16E16060" w:rsidR="006E7498" w:rsidRPr="00F45B7D" w:rsidRDefault="006E7498" w:rsidP="006E749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49A94179" w14:textId="5F3AEF75" w:rsidR="006E7498" w:rsidRPr="00F45B7D" w:rsidRDefault="006E7498" w:rsidP="006E749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50</w:t>
            </w:r>
          </w:p>
        </w:tc>
      </w:tr>
      <w:tr w:rsidR="006E7498" w14:paraId="0886DD8B"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BC7914C" w14:textId="076C0A95" w:rsidR="006E7498" w:rsidRPr="00F45B7D" w:rsidRDefault="006E7498" w:rsidP="006E7498">
            <w:pPr>
              <w:pStyle w:val="Tabelle"/>
              <w:rPr>
                <w:rFonts w:ascii="Arial" w:hAnsi="Arial" w:cs="Arial"/>
                <w:b w:val="0"/>
                <w:color w:val="FF0000"/>
                <w:sz w:val="16"/>
                <w:szCs w:val="16"/>
              </w:rPr>
            </w:pPr>
            <w:proofErr w:type="spellStart"/>
            <w:r w:rsidRPr="00F45B7D">
              <w:rPr>
                <w:rFonts w:ascii="Arial" w:hAnsi="Arial" w:cs="Arial"/>
                <w:b w:val="0"/>
                <w:color w:val="FF0000"/>
                <w:sz w:val="16"/>
                <w:szCs w:val="16"/>
              </w:rPr>
              <w:t>zuz.anz.rate.const</w:t>
            </w:r>
            <w:proofErr w:type="spellEnd"/>
          </w:p>
        </w:tc>
        <w:tc>
          <w:tcPr>
            <w:tcW w:w="992" w:type="dxa"/>
            <w:tcBorders>
              <w:top w:val="single" w:sz="8" w:space="0" w:color="0066CC"/>
              <w:left w:val="nil"/>
              <w:bottom w:val="single" w:sz="8" w:space="0" w:color="0066CC"/>
              <w:right w:val="nil"/>
            </w:tcBorders>
          </w:tcPr>
          <w:p w14:paraId="221DECA0" w14:textId="10D85D9A" w:rsidR="006E7498" w:rsidRPr="00F45B7D" w:rsidRDefault="006E7498" w:rsidP="006E749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Keine</w:t>
            </w:r>
            <w:r w:rsidRPr="00F45B7D">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710B6BB2" w14:textId="578B88C7" w:rsidR="006E7498" w:rsidRPr="00F45B7D" w:rsidRDefault="006E7498" w:rsidP="006E749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 xml:space="preserve">Kumulative </w:t>
            </w:r>
            <w:proofErr w:type="spellStart"/>
            <w:r w:rsidRPr="00F45B7D">
              <w:rPr>
                <w:rFonts w:ascii="Arial" w:hAnsi="Arial" w:cs="Arial"/>
                <w:color w:val="FF0000"/>
                <w:sz w:val="16"/>
                <w:szCs w:val="16"/>
              </w:rPr>
              <w:t>Bestandesgrösse</w:t>
            </w:r>
            <w:proofErr w:type="spellEnd"/>
            <w:r w:rsidRPr="00F45B7D">
              <w:rPr>
                <w:rFonts w:ascii="Arial" w:hAnsi="Arial" w:cs="Arial"/>
                <w:color w:val="FF0000"/>
                <w:sz w:val="16"/>
                <w:szCs w:val="16"/>
              </w:rPr>
              <w:t xml:space="preserve"> in den Schwänzen der Altersverteilung, bei deren Unterschreitung für die betroffenen Altersjahre eine konstante Rate verwendet wird</w:t>
            </w:r>
          </w:p>
        </w:tc>
        <w:tc>
          <w:tcPr>
            <w:tcW w:w="708" w:type="dxa"/>
            <w:tcBorders>
              <w:top w:val="single" w:sz="8" w:space="0" w:color="0066CC"/>
              <w:left w:val="nil"/>
              <w:bottom w:val="single" w:sz="8" w:space="0" w:color="0066CC"/>
              <w:right w:val="nil"/>
            </w:tcBorders>
          </w:tcPr>
          <w:p w14:paraId="5E2F86FF" w14:textId="1F0B1E1A" w:rsidR="006E7498" w:rsidRPr="00F45B7D" w:rsidRDefault="006E7498" w:rsidP="006E749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25</w:t>
            </w:r>
          </w:p>
        </w:tc>
        <w:tc>
          <w:tcPr>
            <w:tcW w:w="709" w:type="dxa"/>
            <w:tcBorders>
              <w:top w:val="single" w:sz="8" w:space="0" w:color="0066CC"/>
              <w:left w:val="nil"/>
              <w:bottom w:val="single" w:sz="8" w:space="0" w:color="0066CC"/>
              <w:right w:val="nil"/>
            </w:tcBorders>
          </w:tcPr>
          <w:p w14:paraId="605ABDE0" w14:textId="088E7CD4" w:rsidR="006E7498" w:rsidRPr="00F45B7D" w:rsidRDefault="006E7498" w:rsidP="006E749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25</w:t>
            </w:r>
          </w:p>
        </w:tc>
        <w:tc>
          <w:tcPr>
            <w:tcW w:w="709" w:type="dxa"/>
            <w:tcBorders>
              <w:top w:val="single" w:sz="8" w:space="0" w:color="0066CC"/>
              <w:left w:val="nil"/>
              <w:bottom w:val="single" w:sz="8" w:space="0" w:color="0066CC"/>
              <w:right w:val="nil"/>
            </w:tcBorders>
          </w:tcPr>
          <w:p w14:paraId="14332108" w14:textId="5D577907" w:rsidR="006E7498" w:rsidRPr="00F45B7D" w:rsidRDefault="006E7498" w:rsidP="006E749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25</w:t>
            </w:r>
          </w:p>
        </w:tc>
      </w:tr>
      <w:tr w:rsidR="006E7498" w14:paraId="27010EB6"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21FD760" w14:textId="34C78BE2" w:rsidR="006E7498" w:rsidRPr="00F45B7D" w:rsidRDefault="006E7498" w:rsidP="006E7498">
            <w:pPr>
              <w:pStyle w:val="Tabelle"/>
              <w:rPr>
                <w:rFonts w:ascii="Arial" w:hAnsi="Arial" w:cs="Arial"/>
                <w:b w:val="0"/>
                <w:color w:val="FF0000"/>
                <w:sz w:val="16"/>
                <w:szCs w:val="16"/>
              </w:rPr>
            </w:pPr>
            <w:proofErr w:type="spellStart"/>
            <w:r w:rsidRPr="00F45B7D">
              <w:rPr>
                <w:rFonts w:ascii="Arial" w:hAnsi="Arial" w:cs="Arial"/>
                <w:b w:val="0"/>
                <w:color w:val="FF0000"/>
                <w:sz w:val="16"/>
                <w:szCs w:val="16"/>
              </w:rPr>
              <w:t>zuz.wert.rate.const</w:t>
            </w:r>
            <w:proofErr w:type="spellEnd"/>
          </w:p>
        </w:tc>
        <w:tc>
          <w:tcPr>
            <w:tcW w:w="992" w:type="dxa"/>
            <w:tcBorders>
              <w:top w:val="single" w:sz="8" w:space="0" w:color="0066CC"/>
              <w:left w:val="nil"/>
              <w:bottom w:val="single" w:sz="8" w:space="0" w:color="0066CC"/>
              <w:right w:val="nil"/>
            </w:tcBorders>
          </w:tcPr>
          <w:p w14:paraId="6A963372" w14:textId="24495089" w:rsidR="006E7498" w:rsidRPr="00F45B7D" w:rsidRDefault="006E7498" w:rsidP="006E749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Keine</w:t>
            </w:r>
            <w:r w:rsidRPr="00F45B7D">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1F4097C0" w14:textId="5DC77973" w:rsidR="006E7498" w:rsidRPr="00F45B7D" w:rsidRDefault="006E7498" w:rsidP="006E749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 xml:space="preserve">Konstanter Wert der Rate in den Schwänzen der Altersverteilung für Altersjahre deren kumulative </w:t>
            </w:r>
            <w:proofErr w:type="spellStart"/>
            <w:r w:rsidRPr="00F45B7D">
              <w:rPr>
                <w:rFonts w:ascii="Arial" w:hAnsi="Arial" w:cs="Arial"/>
                <w:color w:val="FF0000"/>
                <w:sz w:val="16"/>
                <w:szCs w:val="16"/>
              </w:rPr>
              <w:t>Bestandesgrösse</w:t>
            </w:r>
            <w:proofErr w:type="spellEnd"/>
            <w:r w:rsidRPr="00F45B7D">
              <w:rPr>
                <w:rFonts w:ascii="Arial" w:hAnsi="Arial" w:cs="Arial"/>
                <w:color w:val="FF0000"/>
                <w:sz w:val="16"/>
                <w:szCs w:val="16"/>
              </w:rPr>
              <w:t xml:space="preserve"> kleiner als </w:t>
            </w:r>
            <w:proofErr w:type="spellStart"/>
            <w:r w:rsidRPr="00F45B7D">
              <w:rPr>
                <w:rFonts w:ascii="Arial" w:hAnsi="Arial" w:cs="Arial"/>
                <w:color w:val="FF0000"/>
                <w:sz w:val="16"/>
                <w:szCs w:val="16"/>
              </w:rPr>
              <w:t>zuz.anz.rate.const</w:t>
            </w:r>
            <w:proofErr w:type="spellEnd"/>
            <w:r w:rsidRPr="00F45B7D">
              <w:rPr>
                <w:rFonts w:ascii="Arial" w:hAnsi="Arial" w:cs="Arial"/>
                <w:color w:val="FF0000"/>
                <w:sz w:val="16"/>
                <w:szCs w:val="16"/>
              </w:rPr>
              <w:t xml:space="preserve"> </w:t>
            </w:r>
          </w:p>
        </w:tc>
        <w:tc>
          <w:tcPr>
            <w:tcW w:w="708" w:type="dxa"/>
            <w:tcBorders>
              <w:top w:val="single" w:sz="8" w:space="0" w:color="0066CC"/>
              <w:left w:val="nil"/>
              <w:bottom w:val="single" w:sz="8" w:space="0" w:color="0066CC"/>
              <w:right w:val="nil"/>
            </w:tcBorders>
          </w:tcPr>
          <w:p w14:paraId="0C0A537B" w14:textId="33B5741C" w:rsidR="006E7498" w:rsidRPr="00F45B7D" w:rsidRDefault="006E7498" w:rsidP="006E749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0331480A" w14:textId="533428F7" w:rsidR="006E7498" w:rsidRPr="00F45B7D" w:rsidRDefault="006E7498" w:rsidP="006E749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14A55D82" w14:textId="131480EC" w:rsidR="006E7498" w:rsidRPr="00F45B7D" w:rsidRDefault="006E7498" w:rsidP="006E749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0</w:t>
            </w:r>
          </w:p>
        </w:tc>
      </w:tr>
      <w:tr w:rsidR="000336F9" w14:paraId="60D52450"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8B2529C" w14:textId="77777777" w:rsidR="000336F9" w:rsidRPr="00F45B7D" w:rsidRDefault="000336F9" w:rsidP="00543933">
            <w:pPr>
              <w:pStyle w:val="Tabelle"/>
              <w:rPr>
                <w:rFonts w:ascii="Arial" w:hAnsi="Arial" w:cs="Arial"/>
                <w:b w:val="0"/>
                <w:bCs/>
                <w:color w:val="FF0000"/>
                <w:sz w:val="16"/>
                <w:szCs w:val="16"/>
                <w:lang w:eastAsia="en-US"/>
              </w:rPr>
            </w:pPr>
            <w:proofErr w:type="spellStart"/>
            <w:r w:rsidRPr="00F45B7D">
              <w:rPr>
                <w:rFonts w:ascii="Arial" w:hAnsi="Arial" w:cs="Arial"/>
                <w:b w:val="0"/>
                <w:color w:val="FF0000"/>
                <w:sz w:val="16"/>
                <w:szCs w:val="16"/>
              </w:rPr>
              <w:t>zuz.rate.anteil.trend</w:t>
            </w:r>
            <w:proofErr w:type="spellEnd"/>
          </w:p>
        </w:tc>
        <w:tc>
          <w:tcPr>
            <w:tcW w:w="992" w:type="dxa"/>
            <w:tcBorders>
              <w:top w:val="single" w:sz="8" w:space="0" w:color="0066CC"/>
              <w:left w:val="nil"/>
              <w:bottom w:val="single" w:sz="8" w:space="0" w:color="0066CC"/>
              <w:right w:val="nil"/>
            </w:tcBorders>
          </w:tcPr>
          <w:p w14:paraId="6C181092" w14:textId="77777777" w:rsidR="000336F9" w:rsidRPr="00F45B7D" w:rsidRDefault="000336F9"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7240B270" w14:textId="77777777" w:rsidR="000336F9" w:rsidRPr="00F45B7D" w:rsidRDefault="000336F9"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Zuzugsrate: Trend zusätzlich zum Mittel; 100 % heisst, dass 100 % der Differenz zwischen Trend und Mittel zum Mittel dazukommt (d.h. gleich Trend)</w:t>
            </w:r>
          </w:p>
        </w:tc>
        <w:tc>
          <w:tcPr>
            <w:tcW w:w="708" w:type="dxa"/>
            <w:tcBorders>
              <w:top w:val="single" w:sz="8" w:space="0" w:color="0066CC"/>
              <w:left w:val="nil"/>
              <w:bottom w:val="single" w:sz="8" w:space="0" w:color="0066CC"/>
              <w:right w:val="nil"/>
            </w:tcBorders>
          </w:tcPr>
          <w:p w14:paraId="370A6734" w14:textId="77777777" w:rsidR="000336F9" w:rsidRPr="00F45B7D" w:rsidRDefault="000336F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2525FAC0" w14:textId="77777777" w:rsidR="000336F9" w:rsidRPr="00F45B7D" w:rsidRDefault="000336F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3D116ED1" w14:textId="77777777" w:rsidR="000336F9" w:rsidRPr="00F45B7D" w:rsidRDefault="000336F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50</w:t>
            </w:r>
          </w:p>
        </w:tc>
      </w:tr>
      <w:tr w:rsidR="000336F9" w14:paraId="558D3D3D"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BDEE97A" w14:textId="77777777" w:rsidR="000336F9" w:rsidRPr="00F45B7D" w:rsidRDefault="000336F9" w:rsidP="00543933">
            <w:pPr>
              <w:pStyle w:val="Tabelle"/>
              <w:rPr>
                <w:rFonts w:ascii="Arial" w:hAnsi="Arial" w:cs="Arial"/>
                <w:b w:val="0"/>
                <w:bCs/>
                <w:color w:val="FF0000"/>
                <w:sz w:val="16"/>
                <w:szCs w:val="16"/>
                <w:lang w:eastAsia="en-US"/>
              </w:rPr>
            </w:pPr>
            <w:proofErr w:type="spellStart"/>
            <w:r w:rsidRPr="00F45B7D">
              <w:rPr>
                <w:rFonts w:ascii="Arial" w:hAnsi="Arial" w:cs="Arial"/>
                <w:b w:val="0"/>
                <w:color w:val="FF0000"/>
                <w:sz w:val="16"/>
                <w:szCs w:val="16"/>
              </w:rPr>
              <w:t>zuz.rate.grenze.prozent</w:t>
            </w:r>
            <w:proofErr w:type="spellEnd"/>
          </w:p>
        </w:tc>
        <w:tc>
          <w:tcPr>
            <w:tcW w:w="992" w:type="dxa"/>
            <w:tcBorders>
              <w:top w:val="single" w:sz="8" w:space="0" w:color="0066CC"/>
              <w:left w:val="nil"/>
              <w:bottom w:val="single" w:sz="8" w:space="0" w:color="0066CC"/>
              <w:right w:val="nil"/>
            </w:tcBorders>
          </w:tcPr>
          <w:p w14:paraId="61AFD40C" w14:textId="77777777" w:rsidR="000336F9" w:rsidRPr="00F45B7D" w:rsidRDefault="000336F9"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3166AB66" w14:textId="77777777" w:rsidR="000336F9" w:rsidRPr="00F45B7D" w:rsidRDefault="000336F9"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Zuzugsrate: Änderung der Zuzugsrate nicht mehr als Anzahl Prozent vom Basis-Mittelwert (z.B. +/- 20 %; im Code ohnehin immer grösser-gleich Null)</w:t>
            </w:r>
          </w:p>
        </w:tc>
        <w:tc>
          <w:tcPr>
            <w:tcW w:w="708" w:type="dxa"/>
            <w:tcBorders>
              <w:top w:val="single" w:sz="8" w:space="0" w:color="0066CC"/>
              <w:left w:val="nil"/>
              <w:bottom w:val="single" w:sz="8" w:space="0" w:color="0066CC"/>
              <w:right w:val="nil"/>
            </w:tcBorders>
          </w:tcPr>
          <w:p w14:paraId="4ACA3621" w14:textId="77777777" w:rsidR="000336F9" w:rsidRPr="00F45B7D" w:rsidRDefault="000336F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4A8B742B" w14:textId="77777777" w:rsidR="000336F9" w:rsidRPr="00F45B7D" w:rsidRDefault="000336F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62F469D7" w14:textId="77777777" w:rsidR="000336F9" w:rsidRPr="00F45B7D" w:rsidRDefault="000336F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20</w:t>
            </w:r>
          </w:p>
        </w:tc>
      </w:tr>
      <w:tr w:rsidR="00746C9A" w14:paraId="13CCAB55"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F3EA8DE" w14:textId="77777777" w:rsidR="00746C9A" w:rsidRPr="00F45B7D" w:rsidRDefault="00746C9A" w:rsidP="00543933">
            <w:pPr>
              <w:pStyle w:val="Tabelle"/>
              <w:rPr>
                <w:rFonts w:ascii="Arial" w:hAnsi="Arial" w:cs="Arial"/>
                <w:b w:val="0"/>
                <w:bCs/>
                <w:color w:val="FF0000"/>
                <w:sz w:val="16"/>
                <w:szCs w:val="16"/>
                <w:lang w:eastAsia="en-US"/>
              </w:rPr>
            </w:pPr>
            <w:proofErr w:type="spellStart"/>
            <w:r w:rsidRPr="00F45B7D">
              <w:rPr>
                <w:rFonts w:ascii="Arial" w:hAnsi="Arial" w:cs="Arial"/>
                <w:b w:val="0"/>
                <w:color w:val="FF0000"/>
                <w:sz w:val="16"/>
                <w:szCs w:val="16"/>
              </w:rPr>
              <w:t>zuz.rate.window.grenz</w:t>
            </w:r>
            <w:proofErr w:type="spellEnd"/>
          </w:p>
        </w:tc>
        <w:tc>
          <w:tcPr>
            <w:tcW w:w="992" w:type="dxa"/>
            <w:tcBorders>
              <w:top w:val="single" w:sz="8" w:space="0" w:color="0066CC"/>
              <w:left w:val="nil"/>
              <w:bottom w:val="single" w:sz="8" w:space="0" w:color="0066CC"/>
              <w:right w:val="nil"/>
            </w:tcBorders>
          </w:tcPr>
          <w:p w14:paraId="31E12A03" w14:textId="77777777" w:rsidR="00746C9A" w:rsidRPr="00F45B7D" w:rsidRDefault="00746C9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26157501" w14:textId="77777777" w:rsidR="00746C9A" w:rsidRPr="00F45B7D" w:rsidRDefault="00746C9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Zuzugsrate: Filter über Kalenderjahre (wenn Kurve wegen der gewählten Grenze einen Knick hat)</w:t>
            </w:r>
          </w:p>
        </w:tc>
        <w:tc>
          <w:tcPr>
            <w:tcW w:w="708" w:type="dxa"/>
            <w:tcBorders>
              <w:top w:val="single" w:sz="8" w:space="0" w:color="0066CC"/>
              <w:left w:val="nil"/>
              <w:bottom w:val="single" w:sz="8" w:space="0" w:color="0066CC"/>
              <w:right w:val="nil"/>
            </w:tcBorders>
          </w:tcPr>
          <w:p w14:paraId="20367EE2" w14:textId="77777777" w:rsidR="00746C9A" w:rsidRPr="00F45B7D" w:rsidRDefault="00746C9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13</w:t>
            </w:r>
          </w:p>
        </w:tc>
        <w:tc>
          <w:tcPr>
            <w:tcW w:w="709" w:type="dxa"/>
            <w:tcBorders>
              <w:top w:val="single" w:sz="8" w:space="0" w:color="0066CC"/>
              <w:left w:val="nil"/>
              <w:bottom w:val="single" w:sz="8" w:space="0" w:color="0066CC"/>
              <w:right w:val="nil"/>
            </w:tcBorders>
          </w:tcPr>
          <w:p w14:paraId="65AE5D92" w14:textId="77777777" w:rsidR="00746C9A" w:rsidRPr="00F45B7D" w:rsidRDefault="00746C9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13</w:t>
            </w:r>
          </w:p>
        </w:tc>
        <w:tc>
          <w:tcPr>
            <w:tcW w:w="709" w:type="dxa"/>
            <w:tcBorders>
              <w:top w:val="single" w:sz="8" w:space="0" w:color="0066CC"/>
              <w:left w:val="nil"/>
              <w:bottom w:val="single" w:sz="8" w:space="0" w:color="0066CC"/>
              <w:right w:val="nil"/>
            </w:tcBorders>
          </w:tcPr>
          <w:p w14:paraId="6D489017" w14:textId="77777777" w:rsidR="00746C9A" w:rsidRPr="00F45B7D" w:rsidRDefault="00746C9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13</w:t>
            </w:r>
          </w:p>
        </w:tc>
      </w:tr>
      <w:tr w:rsidR="00746C9A" w14:paraId="449DFA66"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62F4CD8" w14:textId="77777777" w:rsidR="00746C9A" w:rsidRPr="00F45B7D" w:rsidRDefault="00746C9A" w:rsidP="00543933">
            <w:pPr>
              <w:pStyle w:val="Tabelle"/>
              <w:rPr>
                <w:rFonts w:ascii="Arial" w:hAnsi="Arial" w:cs="Arial"/>
                <w:b w:val="0"/>
                <w:bCs/>
                <w:color w:val="FF0000"/>
                <w:sz w:val="16"/>
                <w:szCs w:val="16"/>
                <w:lang w:eastAsia="en-US"/>
              </w:rPr>
            </w:pPr>
            <w:proofErr w:type="spellStart"/>
            <w:r w:rsidRPr="00F45B7D">
              <w:rPr>
                <w:rFonts w:ascii="Arial" w:hAnsi="Arial" w:cs="Arial"/>
                <w:b w:val="0"/>
                <w:color w:val="FF0000"/>
                <w:sz w:val="16"/>
                <w:szCs w:val="16"/>
              </w:rPr>
              <w:t>zuz.sp.rate.stadt</w:t>
            </w:r>
            <w:proofErr w:type="spellEnd"/>
          </w:p>
        </w:tc>
        <w:tc>
          <w:tcPr>
            <w:tcW w:w="992" w:type="dxa"/>
            <w:tcBorders>
              <w:top w:val="single" w:sz="8" w:space="0" w:color="0066CC"/>
              <w:left w:val="nil"/>
              <w:bottom w:val="single" w:sz="8" w:space="0" w:color="0066CC"/>
              <w:right w:val="nil"/>
            </w:tcBorders>
          </w:tcPr>
          <w:p w14:paraId="3FA3D74E" w14:textId="77777777" w:rsidR="00746C9A" w:rsidRPr="00F45B7D" w:rsidRDefault="00746C9A"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0B87A734" w14:textId="7159AC23" w:rsidR="00746C9A" w:rsidRPr="00F45B7D" w:rsidRDefault="00746C9A"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 xml:space="preserve">Zuzugsrate: </w:t>
            </w:r>
            <w:r w:rsidR="00BA7A46" w:rsidRPr="00F45B7D">
              <w:rPr>
                <w:rFonts w:ascii="Arial" w:hAnsi="Arial" w:cs="Arial"/>
                <w:color w:val="FF0000"/>
                <w:sz w:val="16"/>
                <w:szCs w:val="16"/>
              </w:rPr>
              <w:t>«</w:t>
            </w:r>
            <w:proofErr w:type="spellStart"/>
            <w:r w:rsidR="00BA7A46" w:rsidRPr="00F45B7D">
              <w:rPr>
                <w:rFonts w:ascii="Arial" w:hAnsi="Arial" w:cs="Arial"/>
                <w:color w:val="FF0000"/>
                <w:sz w:val="16"/>
                <w:szCs w:val="16"/>
              </w:rPr>
              <w:t>Smoothness</w:t>
            </w:r>
            <w:proofErr w:type="spellEnd"/>
            <w:r w:rsidR="00BA7A46" w:rsidRPr="00F45B7D">
              <w:rPr>
                <w:rFonts w:ascii="Arial" w:hAnsi="Arial" w:cs="Arial"/>
                <w:color w:val="FF0000"/>
                <w:sz w:val="16"/>
                <w:szCs w:val="16"/>
              </w:rPr>
              <w:t>-Parameter»</w:t>
            </w:r>
            <w:r w:rsidRPr="00F45B7D">
              <w:rPr>
                <w:rFonts w:ascii="Arial" w:hAnsi="Arial" w:cs="Arial"/>
                <w:color w:val="FF0000"/>
                <w:sz w:val="16"/>
                <w:szCs w:val="16"/>
              </w:rPr>
              <w:t xml:space="preserve"> für Schätzung der Altersverteilung der Rate für gesamte Stadt (falls NA wird </w:t>
            </w:r>
            <w:r w:rsidR="00BA7A46" w:rsidRPr="00F45B7D">
              <w:rPr>
                <w:rFonts w:ascii="Arial" w:hAnsi="Arial" w:cs="Arial"/>
                <w:color w:val="FF0000"/>
                <w:sz w:val="16"/>
                <w:szCs w:val="16"/>
              </w:rPr>
              <w:t>«</w:t>
            </w:r>
            <w:proofErr w:type="spellStart"/>
            <w:r w:rsidR="00BA7A46" w:rsidRPr="00F45B7D">
              <w:rPr>
                <w:rFonts w:ascii="Arial" w:hAnsi="Arial" w:cs="Arial"/>
                <w:color w:val="FF0000"/>
                <w:sz w:val="16"/>
                <w:szCs w:val="16"/>
              </w:rPr>
              <w:t>Smoothness</w:t>
            </w:r>
            <w:proofErr w:type="spellEnd"/>
            <w:r w:rsidR="00BA7A46" w:rsidRPr="00F45B7D">
              <w:rPr>
                <w:rFonts w:ascii="Arial" w:hAnsi="Arial" w:cs="Arial"/>
                <w:color w:val="FF0000"/>
                <w:sz w:val="16"/>
                <w:szCs w:val="16"/>
              </w:rPr>
              <w:t>-Parameter»</w:t>
            </w:r>
            <w:r w:rsidRPr="00F45B7D">
              <w:rPr>
                <w:rFonts w:ascii="Arial" w:hAnsi="Arial" w:cs="Arial"/>
                <w:color w:val="FF0000"/>
                <w:sz w:val="16"/>
                <w:szCs w:val="16"/>
              </w:rPr>
              <w:t xml:space="preserve"> adaptiv bestimmt)</w:t>
            </w:r>
          </w:p>
        </w:tc>
        <w:tc>
          <w:tcPr>
            <w:tcW w:w="708" w:type="dxa"/>
            <w:tcBorders>
              <w:top w:val="single" w:sz="8" w:space="0" w:color="0066CC"/>
              <w:left w:val="nil"/>
              <w:bottom w:val="single" w:sz="8" w:space="0" w:color="0066CC"/>
              <w:right w:val="nil"/>
            </w:tcBorders>
          </w:tcPr>
          <w:p w14:paraId="6E261D86" w14:textId="77777777" w:rsidR="00746C9A" w:rsidRPr="00F45B7D" w:rsidRDefault="00746C9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4747A141" w14:textId="77777777" w:rsidR="00746C9A" w:rsidRPr="00F45B7D" w:rsidRDefault="00746C9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220212F5" w14:textId="77777777" w:rsidR="00746C9A" w:rsidRPr="00F45B7D" w:rsidRDefault="00746C9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r>
      <w:tr w:rsidR="00746C9A" w14:paraId="2876AEC8"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CBFCCB9" w14:textId="77777777" w:rsidR="00746C9A" w:rsidRPr="00F45B7D" w:rsidRDefault="00746C9A" w:rsidP="00543933">
            <w:pPr>
              <w:pStyle w:val="Tabelle"/>
              <w:rPr>
                <w:rFonts w:ascii="Arial" w:hAnsi="Arial" w:cs="Arial"/>
                <w:b w:val="0"/>
                <w:bCs/>
                <w:color w:val="FF0000"/>
                <w:sz w:val="16"/>
                <w:szCs w:val="16"/>
                <w:lang w:eastAsia="en-US"/>
              </w:rPr>
            </w:pPr>
            <w:r w:rsidRPr="00F45B7D">
              <w:rPr>
                <w:rFonts w:ascii="Arial" w:hAnsi="Arial" w:cs="Arial"/>
                <w:b w:val="0"/>
                <w:bCs/>
                <w:color w:val="FF0000"/>
                <w:sz w:val="16"/>
                <w:szCs w:val="16"/>
                <w:lang w:eastAsia="en-US"/>
              </w:rPr>
              <w:t>zuz.sp.rate.heimat1</w:t>
            </w:r>
          </w:p>
        </w:tc>
        <w:tc>
          <w:tcPr>
            <w:tcW w:w="992" w:type="dxa"/>
            <w:tcBorders>
              <w:top w:val="single" w:sz="8" w:space="0" w:color="0066CC"/>
              <w:left w:val="nil"/>
              <w:bottom w:val="single" w:sz="8" w:space="0" w:color="0066CC"/>
              <w:right w:val="nil"/>
            </w:tcBorders>
          </w:tcPr>
          <w:p w14:paraId="651DDA0E" w14:textId="77777777" w:rsidR="00746C9A" w:rsidRPr="00F45B7D" w:rsidRDefault="00746C9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454326E0" w14:textId="008BBB92" w:rsidR="00746C9A" w:rsidRPr="00F45B7D" w:rsidRDefault="00746C9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 xml:space="preserve">Zuzugsrate: </w:t>
            </w:r>
            <w:r w:rsidR="00BA7A46" w:rsidRPr="00F45B7D">
              <w:rPr>
                <w:rFonts w:ascii="Arial" w:hAnsi="Arial" w:cs="Arial"/>
                <w:color w:val="FF0000"/>
                <w:sz w:val="16"/>
                <w:szCs w:val="16"/>
              </w:rPr>
              <w:t>«</w:t>
            </w:r>
            <w:proofErr w:type="spellStart"/>
            <w:r w:rsidR="00BA7A46" w:rsidRPr="00F45B7D">
              <w:rPr>
                <w:rFonts w:ascii="Arial" w:hAnsi="Arial" w:cs="Arial"/>
                <w:color w:val="FF0000"/>
                <w:sz w:val="16"/>
                <w:szCs w:val="16"/>
              </w:rPr>
              <w:t>Smoothness</w:t>
            </w:r>
            <w:proofErr w:type="spellEnd"/>
            <w:r w:rsidR="00BA7A46" w:rsidRPr="00F45B7D">
              <w:rPr>
                <w:rFonts w:ascii="Arial" w:hAnsi="Arial" w:cs="Arial"/>
                <w:color w:val="FF0000"/>
                <w:sz w:val="16"/>
                <w:szCs w:val="16"/>
              </w:rPr>
              <w:t>-Parameter»</w:t>
            </w:r>
            <w:r w:rsidRPr="00F45B7D">
              <w:rPr>
                <w:rFonts w:ascii="Arial" w:hAnsi="Arial" w:cs="Arial"/>
                <w:color w:val="FF0000"/>
                <w:sz w:val="16"/>
                <w:szCs w:val="16"/>
              </w:rPr>
              <w:t xml:space="preserve"> für Schätzung der Altersverteilung der Rate für Heimat Schweiz (falls NA wird </w:t>
            </w:r>
            <w:r w:rsidR="00BA7A46" w:rsidRPr="00F45B7D">
              <w:rPr>
                <w:rFonts w:ascii="Arial" w:hAnsi="Arial" w:cs="Arial"/>
                <w:color w:val="FF0000"/>
                <w:sz w:val="16"/>
                <w:szCs w:val="16"/>
              </w:rPr>
              <w:t>«</w:t>
            </w:r>
            <w:proofErr w:type="spellStart"/>
            <w:r w:rsidR="00BA7A46" w:rsidRPr="00F45B7D">
              <w:rPr>
                <w:rFonts w:ascii="Arial" w:hAnsi="Arial" w:cs="Arial"/>
                <w:color w:val="FF0000"/>
                <w:sz w:val="16"/>
                <w:szCs w:val="16"/>
              </w:rPr>
              <w:t>Smoothness</w:t>
            </w:r>
            <w:proofErr w:type="spellEnd"/>
            <w:r w:rsidR="00BA7A46" w:rsidRPr="00F45B7D">
              <w:rPr>
                <w:rFonts w:ascii="Arial" w:hAnsi="Arial" w:cs="Arial"/>
                <w:color w:val="FF0000"/>
                <w:sz w:val="16"/>
                <w:szCs w:val="16"/>
              </w:rPr>
              <w:t>-Parameter»</w:t>
            </w:r>
            <w:r w:rsidRPr="00F45B7D">
              <w:rPr>
                <w:rFonts w:ascii="Arial" w:hAnsi="Arial" w:cs="Arial"/>
                <w:color w:val="FF0000"/>
                <w:sz w:val="16"/>
                <w:szCs w:val="16"/>
              </w:rPr>
              <w:t xml:space="preserve"> adaptiv bestimmt)</w:t>
            </w:r>
          </w:p>
        </w:tc>
        <w:tc>
          <w:tcPr>
            <w:tcW w:w="708" w:type="dxa"/>
            <w:tcBorders>
              <w:top w:val="single" w:sz="8" w:space="0" w:color="0066CC"/>
              <w:left w:val="nil"/>
              <w:bottom w:val="single" w:sz="8" w:space="0" w:color="0066CC"/>
              <w:right w:val="nil"/>
            </w:tcBorders>
          </w:tcPr>
          <w:p w14:paraId="3C372668" w14:textId="77777777" w:rsidR="00746C9A" w:rsidRPr="00F45B7D" w:rsidRDefault="00746C9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2AC9451D" w14:textId="77777777" w:rsidR="00746C9A" w:rsidRPr="00F45B7D" w:rsidRDefault="00746C9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066D4181" w14:textId="77777777" w:rsidR="00746C9A" w:rsidRPr="00F45B7D" w:rsidRDefault="00746C9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r>
      <w:tr w:rsidR="00746C9A" w14:paraId="73FB506F"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3D1B7FC" w14:textId="7BE7B306" w:rsidR="00746C9A" w:rsidRPr="00F45B7D" w:rsidRDefault="00746C9A" w:rsidP="00746C9A">
            <w:pPr>
              <w:pStyle w:val="Tabelle"/>
              <w:rPr>
                <w:rFonts w:ascii="Arial" w:hAnsi="Arial" w:cs="Arial"/>
                <w:b w:val="0"/>
                <w:bCs/>
                <w:color w:val="FF0000"/>
                <w:sz w:val="16"/>
                <w:szCs w:val="16"/>
                <w:lang w:eastAsia="en-US"/>
              </w:rPr>
            </w:pPr>
            <w:r w:rsidRPr="00F45B7D">
              <w:rPr>
                <w:rFonts w:ascii="Arial" w:hAnsi="Arial" w:cs="Arial"/>
                <w:b w:val="0"/>
                <w:bCs/>
                <w:color w:val="FF0000"/>
                <w:sz w:val="16"/>
                <w:szCs w:val="16"/>
                <w:lang w:eastAsia="en-US"/>
              </w:rPr>
              <w:t>zuz.sp.rate.heimat2</w:t>
            </w:r>
          </w:p>
        </w:tc>
        <w:tc>
          <w:tcPr>
            <w:tcW w:w="992" w:type="dxa"/>
            <w:tcBorders>
              <w:top w:val="single" w:sz="8" w:space="0" w:color="0066CC"/>
              <w:left w:val="nil"/>
              <w:bottom w:val="single" w:sz="8" w:space="0" w:color="0066CC"/>
              <w:right w:val="nil"/>
            </w:tcBorders>
          </w:tcPr>
          <w:p w14:paraId="4F8C27F8" w14:textId="77777777" w:rsidR="00746C9A" w:rsidRPr="00F45B7D" w:rsidRDefault="00746C9A"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4EE644D0" w14:textId="371AA537" w:rsidR="00746C9A" w:rsidRPr="00F45B7D" w:rsidRDefault="00746C9A"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 xml:space="preserve">Zuzugsrate: </w:t>
            </w:r>
            <w:r w:rsidR="00BA7A46" w:rsidRPr="00F45B7D">
              <w:rPr>
                <w:rFonts w:ascii="Arial" w:hAnsi="Arial" w:cs="Arial"/>
                <w:color w:val="FF0000"/>
                <w:sz w:val="16"/>
                <w:szCs w:val="16"/>
              </w:rPr>
              <w:t>«</w:t>
            </w:r>
            <w:proofErr w:type="spellStart"/>
            <w:r w:rsidR="00BA7A46" w:rsidRPr="00F45B7D">
              <w:rPr>
                <w:rFonts w:ascii="Arial" w:hAnsi="Arial" w:cs="Arial"/>
                <w:color w:val="FF0000"/>
                <w:sz w:val="16"/>
                <w:szCs w:val="16"/>
              </w:rPr>
              <w:t>Smoothness</w:t>
            </w:r>
            <w:proofErr w:type="spellEnd"/>
            <w:r w:rsidR="00BA7A46" w:rsidRPr="00F45B7D">
              <w:rPr>
                <w:rFonts w:ascii="Arial" w:hAnsi="Arial" w:cs="Arial"/>
                <w:color w:val="FF0000"/>
                <w:sz w:val="16"/>
                <w:szCs w:val="16"/>
              </w:rPr>
              <w:t>-Parameter»</w:t>
            </w:r>
            <w:r w:rsidRPr="00F45B7D">
              <w:rPr>
                <w:rFonts w:ascii="Arial" w:hAnsi="Arial" w:cs="Arial"/>
                <w:color w:val="FF0000"/>
                <w:sz w:val="16"/>
                <w:szCs w:val="16"/>
              </w:rPr>
              <w:t xml:space="preserve"> für Schätzung der Altersverteilung der Rate für Heimat Deutschsprachiges Europa (falls NA wird </w:t>
            </w:r>
            <w:r w:rsidR="00BA7A46" w:rsidRPr="00F45B7D">
              <w:rPr>
                <w:rFonts w:ascii="Arial" w:hAnsi="Arial" w:cs="Arial"/>
                <w:color w:val="FF0000"/>
                <w:sz w:val="16"/>
                <w:szCs w:val="16"/>
              </w:rPr>
              <w:t>«</w:t>
            </w:r>
            <w:proofErr w:type="spellStart"/>
            <w:r w:rsidR="00BA7A46" w:rsidRPr="00F45B7D">
              <w:rPr>
                <w:rFonts w:ascii="Arial" w:hAnsi="Arial" w:cs="Arial"/>
                <w:color w:val="FF0000"/>
                <w:sz w:val="16"/>
                <w:szCs w:val="16"/>
              </w:rPr>
              <w:t>Smoothness</w:t>
            </w:r>
            <w:proofErr w:type="spellEnd"/>
            <w:r w:rsidR="00BA7A46" w:rsidRPr="00F45B7D">
              <w:rPr>
                <w:rFonts w:ascii="Arial" w:hAnsi="Arial" w:cs="Arial"/>
                <w:color w:val="FF0000"/>
                <w:sz w:val="16"/>
                <w:szCs w:val="16"/>
              </w:rPr>
              <w:t>-Parameter»</w:t>
            </w:r>
            <w:r w:rsidRPr="00F45B7D">
              <w:rPr>
                <w:rFonts w:ascii="Arial" w:hAnsi="Arial" w:cs="Arial"/>
                <w:color w:val="FF0000"/>
                <w:sz w:val="16"/>
                <w:szCs w:val="16"/>
              </w:rPr>
              <w:t xml:space="preserve"> adaptiv bestimmt)</w:t>
            </w:r>
          </w:p>
        </w:tc>
        <w:tc>
          <w:tcPr>
            <w:tcW w:w="708" w:type="dxa"/>
            <w:tcBorders>
              <w:top w:val="single" w:sz="8" w:space="0" w:color="0066CC"/>
              <w:left w:val="nil"/>
              <w:bottom w:val="single" w:sz="8" w:space="0" w:color="0066CC"/>
              <w:right w:val="nil"/>
            </w:tcBorders>
          </w:tcPr>
          <w:p w14:paraId="72EAB2BB" w14:textId="77777777" w:rsidR="00746C9A" w:rsidRPr="00F45B7D" w:rsidRDefault="00746C9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30D7A19A" w14:textId="77777777" w:rsidR="00746C9A" w:rsidRPr="00F45B7D" w:rsidRDefault="00746C9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5B5F598D" w14:textId="77777777" w:rsidR="00746C9A" w:rsidRPr="00F45B7D" w:rsidRDefault="00746C9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r>
      <w:tr w:rsidR="00746C9A" w14:paraId="60FB9AF7"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669D067" w14:textId="6FB8C574" w:rsidR="00746C9A" w:rsidRPr="00F45B7D" w:rsidRDefault="00746C9A" w:rsidP="00746C9A">
            <w:pPr>
              <w:pStyle w:val="Tabelle"/>
              <w:rPr>
                <w:rFonts w:ascii="Arial" w:hAnsi="Arial" w:cs="Arial"/>
                <w:b w:val="0"/>
                <w:bCs/>
                <w:color w:val="FF0000"/>
                <w:sz w:val="16"/>
                <w:szCs w:val="16"/>
                <w:lang w:eastAsia="en-US"/>
              </w:rPr>
            </w:pPr>
            <w:r w:rsidRPr="00F45B7D">
              <w:rPr>
                <w:rFonts w:ascii="Arial" w:hAnsi="Arial" w:cs="Arial"/>
                <w:b w:val="0"/>
                <w:bCs/>
                <w:color w:val="FF0000"/>
                <w:sz w:val="16"/>
                <w:szCs w:val="16"/>
                <w:lang w:eastAsia="en-US"/>
              </w:rPr>
              <w:t>zuz.sp.rate.heimat3</w:t>
            </w:r>
          </w:p>
        </w:tc>
        <w:tc>
          <w:tcPr>
            <w:tcW w:w="992" w:type="dxa"/>
            <w:tcBorders>
              <w:top w:val="single" w:sz="8" w:space="0" w:color="0066CC"/>
              <w:left w:val="nil"/>
              <w:bottom w:val="single" w:sz="8" w:space="0" w:color="0066CC"/>
              <w:right w:val="nil"/>
            </w:tcBorders>
          </w:tcPr>
          <w:p w14:paraId="146CD2F7" w14:textId="77777777" w:rsidR="00746C9A" w:rsidRPr="00F45B7D" w:rsidRDefault="00746C9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2DE61583" w14:textId="3DB50331" w:rsidR="00746C9A" w:rsidRPr="00F45B7D" w:rsidRDefault="00746C9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bCs w:val="0"/>
                <w:color w:val="FF0000"/>
                <w:sz w:val="16"/>
                <w:szCs w:val="16"/>
                <w:lang w:eastAsia="en-US"/>
              </w:rPr>
              <w:t xml:space="preserve">Zuzugsrate: </w:t>
            </w:r>
            <w:r w:rsidR="00BA7A46" w:rsidRPr="00F45B7D">
              <w:rPr>
                <w:rFonts w:ascii="Arial" w:hAnsi="Arial" w:cs="Arial"/>
                <w:bCs w:val="0"/>
                <w:color w:val="FF0000"/>
                <w:sz w:val="16"/>
                <w:szCs w:val="16"/>
                <w:lang w:eastAsia="en-US"/>
              </w:rPr>
              <w:t>«</w:t>
            </w:r>
            <w:proofErr w:type="spellStart"/>
            <w:r w:rsidR="00BA7A46" w:rsidRPr="00F45B7D">
              <w:rPr>
                <w:rFonts w:ascii="Arial" w:hAnsi="Arial" w:cs="Arial"/>
                <w:bCs w:val="0"/>
                <w:color w:val="FF0000"/>
                <w:sz w:val="16"/>
                <w:szCs w:val="16"/>
                <w:lang w:eastAsia="en-US"/>
              </w:rPr>
              <w:t>Smoothness</w:t>
            </w:r>
            <w:proofErr w:type="spellEnd"/>
            <w:r w:rsidR="00BA7A46" w:rsidRPr="00F45B7D">
              <w:rPr>
                <w:rFonts w:ascii="Arial" w:hAnsi="Arial" w:cs="Arial"/>
                <w:bCs w:val="0"/>
                <w:color w:val="FF0000"/>
                <w:sz w:val="16"/>
                <w:szCs w:val="16"/>
                <w:lang w:eastAsia="en-US"/>
              </w:rPr>
              <w:t>-Parameter»</w:t>
            </w:r>
            <w:r w:rsidRPr="00F45B7D">
              <w:rPr>
                <w:rFonts w:ascii="Arial" w:hAnsi="Arial" w:cs="Arial"/>
                <w:bCs w:val="0"/>
                <w:color w:val="FF0000"/>
                <w:sz w:val="16"/>
                <w:szCs w:val="16"/>
                <w:lang w:eastAsia="en-US"/>
              </w:rPr>
              <w:t xml:space="preserve"> für Schätzung der Altersverteilung der Rate für Heimat Restliches Europa (falls NA wird </w:t>
            </w:r>
            <w:r w:rsidR="00BA7A46" w:rsidRPr="00F45B7D">
              <w:rPr>
                <w:rFonts w:ascii="Arial" w:hAnsi="Arial" w:cs="Arial"/>
                <w:bCs w:val="0"/>
                <w:color w:val="FF0000"/>
                <w:sz w:val="16"/>
                <w:szCs w:val="16"/>
                <w:lang w:eastAsia="en-US"/>
              </w:rPr>
              <w:t>«</w:t>
            </w:r>
            <w:proofErr w:type="spellStart"/>
            <w:r w:rsidR="00BA7A46" w:rsidRPr="00F45B7D">
              <w:rPr>
                <w:rFonts w:ascii="Arial" w:hAnsi="Arial" w:cs="Arial"/>
                <w:bCs w:val="0"/>
                <w:color w:val="FF0000"/>
                <w:sz w:val="16"/>
                <w:szCs w:val="16"/>
                <w:lang w:eastAsia="en-US"/>
              </w:rPr>
              <w:t>Smoothness</w:t>
            </w:r>
            <w:proofErr w:type="spellEnd"/>
            <w:r w:rsidR="00BA7A46" w:rsidRPr="00F45B7D">
              <w:rPr>
                <w:rFonts w:ascii="Arial" w:hAnsi="Arial" w:cs="Arial"/>
                <w:bCs w:val="0"/>
                <w:color w:val="FF0000"/>
                <w:sz w:val="16"/>
                <w:szCs w:val="16"/>
                <w:lang w:eastAsia="en-US"/>
              </w:rPr>
              <w:t>-Parameter»</w:t>
            </w:r>
            <w:r w:rsidRPr="00F45B7D">
              <w:rPr>
                <w:rFonts w:ascii="Arial" w:hAnsi="Arial" w:cs="Arial"/>
                <w:bCs w:val="0"/>
                <w:color w:val="FF000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6ED41CE0" w14:textId="77777777" w:rsidR="00746C9A" w:rsidRPr="00F45B7D" w:rsidRDefault="00746C9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5A64B8DB" w14:textId="77777777" w:rsidR="00746C9A" w:rsidRPr="00F45B7D" w:rsidRDefault="00746C9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65149095" w14:textId="77777777" w:rsidR="00746C9A" w:rsidRPr="00F45B7D" w:rsidRDefault="00746C9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r>
    </w:tbl>
    <w:p w14:paraId="55F0E677" w14:textId="77777777" w:rsidR="006A5357" w:rsidRDefault="006A5357" w:rsidP="006A5357">
      <w:pPr>
        <w:pStyle w:val="FLIESSTEXT"/>
      </w:pPr>
    </w:p>
    <w:p w14:paraId="14149AE8" w14:textId="663E017A" w:rsidR="006E7498" w:rsidRDefault="006E7498">
      <w:pPr>
        <w:spacing w:line="240" w:lineRule="auto"/>
        <w:ind w:left="0"/>
      </w:pPr>
      <w:r>
        <w:br w:type="page"/>
      </w:r>
    </w:p>
    <w:p w14:paraId="73CB805B" w14:textId="77777777" w:rsidR="006E7498" w:rsidRDefault="006E7498" w:rsidP="006A5357">
      <w:pPr>
        <w:pStyle w:val="FLIESSTEXT"/>
      </w:pPr>
    </w:p>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6E7498" w14:paraId="298B9811" w14:textId="77777777" w:rsidTr="00D409E3">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08EDBFEA" w14:textId="77777777" w:rsidR="006E7498" w:rsidRPr="00575B76" w:rsidRDefault="006E7498" w:rsidP="00D409E3">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23E8185A" w14:textId="77777777" w:rsidR="006E7498" w:rsidRPr="00575B76" w:rsidRDefault="006E7498" w:rsidP="00D409E3">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19FAEBD8" w14:textId="77777777" w:rsidR="006E7498" w:rsidRPr="00575B76" w:rsidRDefault="006E7498" w:rsidP="00D409E3">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4A368B52" w14:textId="77777777" w:rsidR="006E7498" w:rsidRPr="00575B76" w:rsidRDefault="006E7498" w:rsidP="00D409E3">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6E7498" w14:paraId="1EE46DC1" w14:textId="77777777" w:rsidTr="00D409E3">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6B557E65" w14:textId="77777777" w:rsidR="006E7498" w:rsidRPr="00575B76" w:rsidRDefault="006E7498" w:rsidP="00D409E3">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49DEC7B3" w14:textId="77777777" w:rsidR="006E7498" w:rsidRPr="00575B76" w:rsidRDefault="006E7498"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02A00429" w14:textId="77777777" w:rsidR="006E7498" w:rsidRPr="00575B76" w:rsidRDefault="006E7498"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4FCC3C1C" w14:textId="77777777" w:rsidR="006E7498" w:rsidRPr="00575B76" w:rsidRDefault="006E7498"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692AE63F" w14:textId="77777777" w:rsidR="006E7498" w:rsidRPr="00575B76" w:rsidRDefault="006E7498"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2DCFFB32" w14:textId="77777777" w:rsidR="006E7498" w:rsidRPr="00575B76" w:rsidRDefault="006E7498"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9C6798" w14:paraId="3E183AB1"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AA06503" w14:textId="77777777" w:rsidR="009C6798" w:rsidRPr="00F45B7D" w:rsidRDefault="009C6798" w:rsidP="00543933">
            <w:pPr>
              <w:pStyle w:val="Tabelle"/>
              <w:rPr>
                <w:rFonts w:ascii="Arial" w:hAnsi="Arial" w:cs="Arial"/>
                <w:b w:val="0"/>
                <w:bCs/>
                <w:color w:val="FF0000"/>
                <w:sz w:val="16"/>
                <w:szCs w:val="16"/>
                <w:lang w:eastAsia="en-US"/>
              </w:rPr>
            </w:pPr>
            <w:r w:rsidRPr="00F45B7D">
              <w:rPr>
                <w:rFonts w:ascii="Arial" w:hAnsi="Arial" w:cs="Arial"/>
                <w:b w:val="0"/>
                <w:bCs/>
                <w:color w:val="FF0000"/>
                <w:sz w:val="16"/>
                <w:szCs w:val="16"/>
                <w:lang w:eastAsia="en-US"/>
              </w:rPr>
              <w:t>zuz.sp.rate.heimat4</w:t>
            </w:r>
          </w:p>
        </w:tc>
        <w:tc>
          <w:tcPr>
            <w:tcW w:w="992" w:type="dxa"/>
            <w:tcBorders>
              <w:top w:val="single" w:sz="8" w:space="0" w:color="0066CC"/>
              <w:left w:val="nil"/>
              <w:bottom w:val="single" w:sz="8" w:space="0" w:color="0066CC"/>
              <w:right w:val="nil"/>
            </w:tcBorders>
          </w:tcPr>
          <w:p w14:paraId="464FD8D7" w14:textId="77777777" w:rsidR="009C6798" w:rsidRPr="00F45B7D" w:rsidRDefault="009C6798"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003E8527" w14:textId="775539C9" w:rsidR="009C6798" w:rsidRPr="00F45B7D" w:rsidRDefault="009C6798"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bCs w:val="0"/>
                <w:color w:val="FF0000"/>
                <w:sz w:val="16"/>
                <w:szCs w:val="16"/>
                <w:lang w:eastAsia="en-US"/>
              </w:rPr>
              <w:t xml:space="preserve">Zuzugsrate: </w:t>
            </w:r>
            <w:r w:rsidR="00BA7A46" w:rsidRPr="00F45B7D">
              <w:rPr>
                <w:rFonts w:ascii="Arial" w:hAnsi="Arial" w:cs="Arial"/>
                <w:bCs w:val="0"/>
                <w:color w:val="FF0000"/>
                <w:sz w:val="16"/>
                <w:szCs w:val="16"/>
                <w:lang w:eastAsia="en-US"/>
              </w:rPr>
              <w:t>«</w:t>
            </w:r>
            <w:proofErr w:type="spellStart"/>
            <w:r w:rsidR="00BA7A46" w:rsidRPr="00F45B7D">
              <w:rPr>
                <w:rFonts w:ascii="Arial" w:hAnsi="Arial" w:cs="Arial"/>
                <w:bCs w:val="0"/>
                <w:color w:val="FF0000"/>
                <w:sz w:val="16"/>
                <w:szCs w:val="16"/>
                <w:lang w:eastAsia="en-US"/>
              </w:rPr>
              <w:t>Smoothness</w:t>
            </w:r>
            <w:proofErr w:type="spellEnd"/>
            <w:r w:rsidR="00BA7A46" w:rsidRPr="00F45B7D">
              <w:rPr>
                <w:rFonts w:ascii="Arial" w:hAnsi="Arial" w:cs="Arial"/>
                <w:bCs w:val="0"/>
                <w:color w:val="FF0000"/>
                <w:sz w:val="16"/>
                <w:szCs w:val="16"/>
                <w:lang w:eastAsia="en-US"/>
              </w:rPr>
              <w:t>-Parameter»</w:t>
            </w:r>
            <w:r w:rsidRPr="00F45B7D">
              <w:rPr>
                <w:rFonts w:ascii="Arial" w:hAnsi="Arial" w:cs="Arial"/>
                <w:bCs w:val="0"/>
                <w:color w:val="FF0000"/>
                <w:sz w:val="16"/>
                <w:szCs w:val="16"/>
                <w:lang w:eastAsia="en-US"/>
              </w:rPr>
              <w:t xml:space="preserve"> für Schätzung der Altersverteilung der Rate für Heimat Restliche Welt (falls NA wird </w:t>
            </w:r>
            <w:r w:rsidR="00BA7A46" w:rsidRPr="00F45B7D">
              <w:rPr>
                <w:rFonts w:ascii="Arial" w:hAnsi="Arial" w:cs="Arial"/>
                <w:bCs w:val="0"/>
                <w:color w:val="FF0000"/>
                <w:sz w:val="16"/>
                <w:szCs w:val="16"/>
                <w:lang w:eastAsia="en-US"/>
              </w:rPr>
              <w:t>«</w:t>
            </w:r>
            <w:proofErr w:type="spellStart"/>
            <w:r w:rsidR="00BA7A46" w:rsidRPr="00F45B7D">
              <w:rPr>
                <w:rFonts w:ascii="Arial" w:hAnsi="Arial" w:cs="Arial"/>
                <w:bCs w:val="0"/>
                <w:color w:val="FF0000"/>
                <w:sz w:val="16"/>
                <w:szCs w:val="16"/>
                <w:lang w:eastAsia="en-US"/>
              </w:rPr>
              <w:t>Smoothness</w:t>
            </w:r>
            <w:proofErr w:type="spellEnd"/>
            <w:r w:rsidR="00BA7A46" w:rsidRPr="00F45B7D">
              <w:rPr>
                <w:rFonts w:ascii="Arial" w:hAnsi="Arial" w:cs="Arial"/>
                <w:bCs w:val="0"/>
                <w:color w:val="FF0000"/>
                <w:sz w:val="16"/>
                <w:szCs w:val="16"/>
                <w:lang w:eastAsia="en-US"/>
              </w:rPr>
              <w:t>-Parameter»</w:t>
            </w:r>
            <w:r w:rsidRPr="00F45B7D">
              <w:rPr>
                <w:rFonts w:ascii="Arial" w:hAnsi="Arial" w:cs="Arial"/>
                <w:bCs w:val="0"/>
                <w:color w:val="FF000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7986E2DC" w14:textId="77777777" w:rsidR="009C6798" w:rsidRPr="00F45B7D" w:rsidRDefault="009C6798"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46BA0CE1" w14:textId="77777777" w:rsidR="009C6798" w:rsidRPr="00F45B7D" w:rsidRDefault="009C6798"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6A8CFECF" w14:textId="77777777" w:rsidR="009C6798" w:rsidRPr="00F45B7D" w:rsidRDefault="009C6798"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NA</w:t>
            </w:r>
          </w:p>
        </w:tc>
      </w:tr>
      <w:tr w:rsidR="000630DC" w14:paraId="20525C81"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4381BBE" w14:textId="54FC3F80" w:rsidR="000630DC" w:rsidRPr="00F45B7D" w:rsidRDefault="00093142" w:rsidP="00543933">
            <w:pPr>
              <w:pStyle w:val="Tabelle"/>
              <w:rPr>
                <w:rFonts w:ascii="Arial" w:hAnsi="Arial" w:cs="Arial"/>
                <w:b w:val="0"/>
                <w:color w:val="FF0000"/>
                <w:sz w:val="16"/>
                <w:szCs w:val="16"/>
              </w:rPr>
            </w:pPr>
            <w:r w:rsidRPr="00F45B7D">
              <w:rPr>
                <w:rFonts w:ascii="Arial" w:hAnsi="Arial" w:cs="Arial"/>
                <w:b w:val="0"/>
                <w:color w:val="FF0000"/>
                <w:sz w:val="16"/>
                <w:szCs w:val="16"/>
              </w:rPr>
              <w:t>zuz.anz.cluster.heimat1</w:t>
            </w:r>
          </w:p>
        </w:tc>
        <w:tc>
          <w:tcPr>
            <w:tcW w:w="992" w:type="dxa"/>
            <w:tcBorders>
              <w:top w:val="single" w:sz="8" w:space="0" w:color="0066CC"/>
              <w:left w:val="nil"/>
              <w:bottom w:val="single" w:sz="8" w:space="0" w:color="0066CC"/>
              <w:right w:val="nil"/>
            </w:tcBorders>
          </w:tcPr>
          <w:p w14:paraId="778D0D08" w14:textId="46A549AE" w:rsidR="000630DC" w:rsidRPr="00F45B7D" w:rsidRDefault="00093142"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 xml:space="preserve">Keine </w:t>
            </w:r>
            <w:r w:rsidRPr="00F45B7D">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7939D0E8" w14:textId="126105C3" w:rsidR="000630DC" w:rsidRPr="00F45B7D" w:rsidRDefault="00093142" w:rsidP="007F4C7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Zuzugsrate: Anzahl Cluster für Heimat Schweiz bei räumlicher Zusammenfassen der Stadtquartiere mit der Altersverteilung der Anzahl Ereignisse</w:t>
            </w:r>
          </w:p>
        </w:tc>
        <w:tc>
          <w:tcPr>
            <w:tcW w:w="708" w:type="dxa"/>
            <w:tcBorders>
              <w:top w:val="single" w:sz="8" w:space="0" w:color="0066CC"/>
              <w:left w:val="nil"/>
              <w:bottom w:val="single" w:sz="8" w:space="0" w:color="0066CC"/>
              <w:right w:val="nil"/>
            </w:tcBorders>
          </w:tcPr>
          <w:p w14:paraId="3A104ECA" w14:textId="2C6F00FD" w:rsidR="000630DC" w:rsidRPr="00F45B7D" w:rsidRDefault="00093142"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17</w:t>
            </w:r>
          </w:p>
        </w:tc>
        <w:tc>
          <w:tcPr>
            <w:tcW w:w="709" w:type="dxa"/>
            <w:tcBorders>
              <w:top w:val="single" w:sz="8" w:space="0" w:color="0066CC"/>
              <w:left w:val="nil"/>
              <w:bottom w:val="single" w:sz="8" w:space="0" w:color="0066CC"/>
              <w:right w:val="nil"/>
            </w:tcBorders>
          </w:tcPr>
          <w:p w14:paraId="1EAB74A0" w14:textId="17F431E7" w:rsidR="000630DC" w:rsidRPr="00F45B7D" w:rsidRDefault="00093142"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17</w:t>
            </w:r>
          </w:p>
        </w:tc>
        <w:tc>
          <w:tcPr>
            <w:tcW w:w="709" w:type="dxa"/>
            <w:tcBorders>
              <w:top w:val="single" w:sz="8" w:space="0" w:color="0066CC"/>
              <w:left w:val="nil"/>
              <w:bottom w:val="single" w:sz="8" w:space="0" w:color="0066CC"/>
              <w:right w:val="nil"/>
            </w:tcBorders>
          </w:tcPr>
          <w:p w14:paraId="32A5DE6A" w14:textId="0AF076A7" w:rsidR="000630DC" w:rsidRPr="00F45B7D" w:rsidRDefault="00093142"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17</w:t>
            </w:r>
          </w:p>
        </w:tc>
      </w:tr>
      <w:tr w:rsidR="007C3C20" w14:paraId="2B367D08"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9E3C19E" w14:textId="41B61BEE" w:rsidR="007C3C20" w:rsidRPr="00F45B7D" w:rsidRDefault="007C3C20" w:rsidP="007C3C20">
            <w:pPr>
              <w:pStyle w:val="Tabelle"/>
              <w:rPr>
                <w:rFonts w:ascii="Arial" w:hAnsi="Arial" w:cs="Arial"/>
                <w:b w:val="0"/>
                <w:color w:val="FF0000"/>
                <w:sz w:val="16"/>
                <w:szCs w:val="16"/>
              </w:rPr>
            </w:pPr>
            <w:r w:rsidRPr="00F45B7D">
              <w:rPr>
                <w:rFonts w:ascii="Arial" w:hAnsi="Arial" w:cs="Arial"/>
                <w:b w:val="0"/>
                <w:color w:val="FF0000"/>
                <w:sz w:val="16"/>
                <w:szCs w:val="16"/>
              </w:rPr>
              <w:t>zuz.anz.cluster.heimat2</w:t>
            </w:r>
          </w:p>
        </w:tc>
        <w:tc>
          <w:tcPr>
            <w:tcW w:w="992" w:type="dxa"/>
            <w:tcBorders>
              <w:top w:val="single" w:sz="8" w:space="0" w:color="0066CC"/>
              <w:left w:val="nil"/>
              <w:bottom w:val="single" w:sz="8" w:space="0" w:color="0066CC"/>
              <w:right w:val="nil"/>
            </w:tcBorders>
          </w:tcPr>
          <w:p w14:paraId="218787C4" w14:textId="1FB369F9" w:rsidR="007C3C20" w:rsidRPr="00F45B7D" w:rsidRDefault="007C3C20" w:rsidP="007C3C20">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 xml:space="preserve">Keine </w:t>
            </w:r>
            <w:r w:rsidRPr="00F45B7D">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67703AF9" w14:textId="3D4E0FD1" w:rsidR="007C3C20" w:rsidRPr="00F45B7D" w:rsidRDefault="007C3C20" w:rsidP="007C3C20">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Zuzugsrate: Anzahl Cluster für Heimat Deutschsprachiges Europa bei räumlicher Zusammenfassen der Stadtquartiere mit der A</w:t>
            </w:r>
            <w:r w:rsidR="002963AE" w:rsidRPr="00F45B7D">
              <w:rPr>
                <w:rFonts w:ascii="Arial" w:hAnsi="Arial" w:cs="Arial"/>
                <w:color w:val="FF0000"/>
                <w:sz w:val="16"/>
                <w:szCs w:val="16"/>
              </w:rPr>
              <w:t xml:space="preserve">ltersverteilung der </w:t>
            </w:r>
            <w:r w:rsidRPr="00F45B7D">
              <w:rPr>
                <w:rFonts w:ascii="Arial" w:hAnsi="Arial" w:cs="Arial"/>
                <w:color w:val="FF0000"/>
                <w:sz w:val="16"/>
                <w:szCs w:val="16"/>
              </w:rPr>
              <w:t>Anzahl Ereignisse</w:t>
            </w:r>
          </w:p>
        </w:tc>
        <w:tc>
          <w:tcPr>
            <w:tcW w:w="708" w:type="dxa"/>
            <w:tcBorders>
              <w:top w:val="single" w:sz="8" w:space="0" w:color="0066CC"/>
              <w:left w:val="nil"/>
              <w:bottom w:val="single" w:sz="8" w:space="0" w:color="0066CC"/>
              <w:right w:val="nil"/>
            </w:tcBorders>
          </w:tcPr>
          <w:p w14:paraId="57935B51" w14:textId="543723D9"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4B230BBD" w14:textId="28FDA98F"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1A863F48" w14:textId="491E611B"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5</w:t>
            </w:r>
          </w:p>
        </w:tc>
      </w:tr>
      <w:tr w:rsidR="007C3C20" w14:paraId="706707CE"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8604DD0" w14:textId="77384916" w:rsidR="007C3C20" w:rsidRPr="00F45B7D" w:rsidRDefault="007C3C20" w:rsidP="007C3C20">
            <w:pPr>
              <w:pStyle w:val="Tabelle"/>
              <w:rPr>
                <w:rFonts w:ascii="Arial" w:hAnsi="Arial" w:cs="Arial"/>
                <w:b w:val="0"/>
                <w:color w:val="FF0000"/>
                <w:sz w:val="16"/>
                <w:szCs w:val="16"/>
              </w:rPr>
            </w:pPr>
            <w:r w:rsidRPr="00F45B7D">
              <w:rPr>
                <w:rFonts w:ascii="Arial" w:hAnsi="Arial" w:cs="Arial"/>
                <w:b w:val="0"/>
                <w:color w:val="FF0000"/>
                <w:sz w:val="16"/>
                <w:szCs w:val="16"/>
              </w:rPr>
              <w:t>zuz.anz.cluster.heimat3</w:t>
            </w:r>
          </w:p>
        </w:tc>
        <w:tc>
          <w:tcPr>
            <w:tcW w:w="992" w:type="dxa"/>
            <w:tcBorders>
              <w:top w:val="single" w:sz="8" w:space="0" w:color="0066CC"/>
              <w:left w:val="nil"/>
              <w:bottom w:val="single" w:sz="8" w:space="0" w:color="0066CC"/>
              <w:right w:val="nil"/>
            </w:tcBorders>
          </w:tcPr>
          <w:p w14:paraId="1195EA06" w14:textId="37C14D3A" w:rsidR="007C3C20" w:rsidRPr="00F45B7D" w:rsidRDefault="007C3C20" w:rsidP="007C3C20">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 xml:space="preserve">Keine </w:t>
            </w:r>
            <w:r w:rsidRPr="00F45B7D">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3F3FAA44" w14:textId="6884046E" w:rsidR="007C3C20" w:rsidRPr="00F45B7D" w:rsidRDefault="007C3C20" w:rsidP="002963AE">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 xml:space="preserve">Zuzugsrate: Anzahl Cluster für Heimat </w:t>
            </w:r>
            <w:r w:rsidRPr="00F45B7D">
              <w:rPr>
                <w:rFonts w:ascii="Arial" w:hAnsi="Arial" w:cs="Arial"/>
                <w:bCs w:val="0"/>
                <w:color w:val="FF0000"/>
                <w:sz w:val="16"/>
                <w:szCs w:val="16"/>
                <w:lang w:eastAsia="en-US"/>
              </w:rPr>
              <w:t xml:space="preserve">Restliches </w:t>
            </w:r>
            <w:r w:rsidRPr="00F45B7D">
              <w:rPr>
                <w:rFonts w:ascii="Arial" w:hAnsi="Arial" w:cs="Arial"/>
                <w:color w:val="FF0000"/>
                <w:sz w:val="16"/>
                <w:szCs w:val="16"/>
              </w:rPr>
              <w:t>Europa bei räumlicher Zusammenfassen der Stadtquartiere mit der Altersverteilung der Anzahl Ereignisse</w:t>
            </w:r>
          </w:p>
        </w:tc>
        <w:tc>
          <w:tcPr>
            <w:tcW w:w="708" w:type="dxa"/>
            <w:tcBorders>
              <w:top w:val="single" w:sz="8" w:space="0" w:color="0066CC"/>
              <w:left w:val="nil"/>
              <w:bottom w:val="single" w:sz="8" w:space="0" w:color="0066CC"/>
              <w:right w:val="nil"/>
            </w:tcBorders>
          </w:tcPr>
          <w:p w14:paraId="0873D47D" w14:textId="59B4A80C"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6</w:t>
            </w:r>
          </w:p>
        </w:tc>
        <w:tc>
          <w:tcPr>
            <w:tcW w:w="709" w:type="dxa"/>
            <w:tcBorders>
              <w:top w:val="single" w:sz="8" w:space="0" w:color="0066CC"/>
              <w:left w:val="nil"/>
              <w:bottom w:val="single" w:sz="8" w:space="0" w:color="0066CC"/>
              <w:right w:val="nil"/>
            </w:tcBorders>
          </w:tcPr>
          <w:p w14:paraId="5EAB7475" w14:textId="2C66B3DE"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6</w:t>
            </w:r>
          </w:p>
        </w:tc>
        <w:tc>
          <w:tcPr>
            <w:tcW w:w="709" w:type="dxa"/>
            <w:tcBorders>
              <w:top w:val="single" w:sz="8" w:space="0" w:color="0066CC"/>
              <w:left w:val="nil"/>
              <w:bottom w:val="single" w:sz="8" w:space="0" w:color="0066CC"/>
              <w:right w:val="nil"/>
            </w:tcBorders>
          </w:tcPr>
          <w:p w14:paraId="729F9D6B" w14:textId="2884246E"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6</w:t>
            </w:r>
          </w:p>
        </w:tc>
      </w:tr>
      <w:tr w:rsidR="007C3C20" w14:paraId="40067F7B"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DB44D56" w14:textId="793ABF67" w:rsidR="007C3C20" w:rsidRPr="00F45B7D" w:rsidRDefault="007C3C20" w:rsidP="007C3C20">
            <w:pPr>
              <w:pStyle w:val="Tabelle"/>
              <w:rPr>
                <w:rFonts w:ascii="Arial" w:hAnsi="Arial" w:cs="Arial"/>
                <w:b w:val="0"/>
                <w:color w:val="FF0000"/>
                <w:sz w:val="16"/>
                <w:szCs w:val="16"/>
              </w:rPr>
            </w:pPr>
            <w:r w:rsidRPr="00F45B7D">
              <w:rPr>
                <w:rFonts w:ascii="Arial" w:hAnsi="Arial" w:cs="Arial"/>
                <w:b w:val="0"/>
                <w:color w:val="FF0000"/>
                <w:sz w:val="16"/>
                <w:szCs w:val="16"/>
              </w:rPr>
              <w:t>zuz.anz.cluster.heimat4</w:t>
            </w:r>
          </w:p>
        </w:tc>
        <w:tc>
          <w:tcPr>
            <w:tcW w:w="992" w:type="dxa"/>
            <w:tcBorders>
              <w:top w:val="single" w:sz="8" w:space="0" w:color="0066CC"/>
              <w:left w:val="nil"/>
              <w:bottom w:val="single" w:sz="8" w:space="0" w:color="0066CC"/>
              <w:right w:val="nil"/>
            </w:tcBorders>
          </w:tcPr>
          <w:p w14:paraId="3907DFE4" w14:textId="69449328" w:rsidR="007C3C20" w:rsidRPr="00F45B7D" w:rsidRDefault="007C3C20" w:rsidP="007C3C20">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 xml:space="preserve">Keine </w:t>
            </w:r>
            <w:r w:rsidRPr="00F45B7D">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7E250D35" w14:textId="6BFEFDCD" w:rsidR="007C3C20" w:rsidRPr="00F45B7D" w:rsidRDefault="007C3C20" w:rsidP="007F4C7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 xml:space="preserve">Zuzugsrate: Anzahl Cluster für Heimat </w:t>
            </w:r>
            <w:r w:rsidRPr="00F45B7D">
              <w:rPr>
                <w:rFonts w:ascii="Arial" w:hAnsi="Arial" w:cs="Arial"/>
                <w:bCs w:val="0"/>
                <w:color w:val="FF0000"/>
                <w:sz w:val="16"/>
                <w:szCs w:val="16"/>
                <w:lang w:eastAsia="en-US"/>
              </w:rPr>
              <w:t>Restliche Welt</w:t>
            </w:r>
            <w:r w:rsidRPr="00F45B7D">
              <w:rPr>
                <w:rFonts w:ascii="Arial" w:hAnsi="Arial" w:cs="Arial"/>
                <w:color w:val="FF0000"/>
                <w:sz w:val="16"/>
                <w:szCs w:val="16"/>
              </w:rPr>
              <w:t xml:space="preserve"> bei räumlicher Zusammenfassen der Stadtquartiere mit der Altersverteilung der </w:t>
            </w:r>
            <w:r w:rsidR="007F4C78" w:rsidRPr="00F45B7D">
              <w:rPr>
                <w:rFonts w:ascii="Arial" w:hAnsi="Arial" w:cs="Arial"/>
                <w:color w:val="FF0000"/>
                <w:sz w:val="16"/>
                <w:szCs w:val="16"/>
              </w:rPr>
              <w:t>Anzahl</w:t>
            </w:r>
            <w:r w:rsidRPr="00F45B7D">
              <w:rPr>
                <w:rFonts w:ascii="Arial" w:hAnsi="Arial" w:cs="Arial"/>
                <w:color w:val="FF0000"/>
                <w:sz w:val="16"/>
                <w:szCs w:val="16"/>
              </w:rPr>
              <w:t xml:space="preserve"> Ereignisse</w:t>
            </w:r>
          </w:p>
        </w:tc>
        <w:tc>
          <w:tcPr>
            <w:tcW w:w="708" w:type="dxa"/>
            <w:tcBorders>
              <w:top w:val="single" w:sz="8" w:space="0" w:color="0066CC"/>
              <w:left w:val="nil"/>
              <w:bottom w:val="single" w:sz="8" w:space="0" w:color="0066CC"/>
              <w:right w:val="nil"/>
            </w:tcBorders>
          </w:tcPr>
          <w:p w14:paraId="6E78B338" w14:textId="33D494FE"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27806D0C" w14:textId="7D649DA0"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04E42906" w14:textId="17FFFCA9"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5</w:t>
            </w:r>
          </w:p>
        </w:tc>
      </w:tr>
      <w:tr w:rsidR="007C3C20" w14:paraId="0E1A519D"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C82B4FF" w14:textId="11D98092" w:rsidR="007C3C20" w:rsidRPr="00F45B7D" w:rsidRDefault="00E65B87" w:rsidP="007C3C20">
            <w:pPr>
              <w:pStyle w:val="Tabelle"/>
              <w:rPr>
                <w:rFonts w:ascii="Arial" w:hAnsi="Arial" w:cs="Arial"/>
                <w:b w:val="0"/>
                <w:color w:val="FF0000"/>
                <w:sz w:val="16"/>
                <w:szCs w:val="16"/>
              </w:rPr>
            </w:pPr>
            <w:proofErr w:type="spellStart"/>
            <w:r w:rsidRPr="00F45B7D">
              <w:rPr>
                <w:rFonts w:ascii="Arial" w:hAnsi="Arial" w:cs="Arial"/>
                <w:b w:val="0"/>
                <w:color w:val="FF0000"/>
                <w:sz w:val="16"/>
                <w:szCs w:val="16"/>
              </w:rPr>
              <w:t>zuz.alter.cluster.beginn</w:t>
            </w:r>
            <w:proofErr w:type="spellEnd"/>
          </w:p>
        </w:tc>
        <w:tc>
          <w:tcPr>
            <w:tcW w:w="992" w:type="dxa"/>
            <w:tcBorders>
              <w:top w:val="single" w:sz="8" w:space="0" w:color="0066CC"/>
              <w:left w:val="nil"/>
              <w:bottom w:val="single" w:sz="8" w:space="0" w:color="0066CC"/>
              <w:right w:val="nil"/>
            </w:tcBorders>
          </w:tcPr>
          <w:p w14:paraId="3D66A734" w14:textId="363AE911" w:rsidR="007C3C20" w:rsidRPr="00F45B7D" w:rsidRDefault="00E65B87" w:rsidP="007C3C20">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26294671" w14:textId="2248AD1B" w:rsidR="007C3C20" w:rsidRPr="00F45B7D" w:rsidRDefault="00E65B87" w:rsidP="002963AE">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 xml:space="preserve">Zuzugsrate: Minimales Alter für </w:t>
            </w:r>
            <w:proofErr w:type="spellStart"/>
            <w:r w:rsidRPr="00F45B7D">
              <w:rPr>
                <w:rFonts w:ascii="Arial" w:hAnsi="Arial" w:cs="Arial"/>
                <w:color w:val="FF0000"/>
                <w:sz w:val="16"/>
                <w:szCs w:val="16"/>
              </w:rPr>
              <w:t>Clusterung</w:t>
            </w:r>
            <w:proofErr w:type="spellEnd"/>
            <w:r w:rsidRPr="00F45B7D">
              <w:rPr>
                <w:rFonts w:ascii="Arial" w:hAnsi="Arial" w:cs="Arial"/>
                <w:color w:val="FF0000"/>
                <w:sz w:val="16"/>
                <w:szCs w:val="16"/>
              </w:rPr>
              <w:t xml:space="preserve"> der Quartiere nach der Altersverteilung</w:t>
            </w:r>
            <w:r w:rsidR="002963AE" w:rsidRPr="00F45B7D">
              <w:rPr>
                <w:rFonts w:ascii="Arial" w:hAnsi="Arial" w:cs="Arial"/>
                <w:color w:val="FF0000"/>
                <w:sz w:val="16"/>
                <w:szCs w:val="16"/>
              </w:rPr>
              <w:t xml:space="preserve"> der</w:t>
            </w:r>
            <w:r w:rsidRPr="00F45B7D">
              <w:rPr>
                <w:rFonts w:ascii="Arial" w:hAnsi="Arial" w:cs="Arial"/>
                <w:color w:val="FF0000"/>
                <w:sz w:val="16"/>
                <w:szCs w:val="16"/>
              </w:rPr>
              <w:t xml:space="preserve"> Anzahl Ereignisse</w:t>
            </w:r>
          </w:p>
        </w:tc>
        <w:tc>
          <w:tcPr>
            <w:tcW w:w="708" w:type="dxa"/>
            <w:tcBorders>
              <w:top w:val="single" w:sz="8" w:space="0" w:color="0066CC"/>
              <w:left w:val="nil"/>
              <w:bottom w:val="single" w:sz="8" w:space="0" w:color="0066CC"/>
              <w:right w:val="nil"/>
            </w:tcBorders>
          </w:tcPr>
          <w:p w14:paraId="18801AA5" w14:textId="5468B6B6" w:rsidR="007C3C20" w:rsidRPr="00F45B7D" w:rsidRDefault="00E65B87"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058AEB42" w14:textId="07A657F4" w:rsidR="007C3C20" w:rsidRPr="00F45B7D" w:rsidRDefault="00E65B87"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3D70091C" w14:textId="736E3138" w:rsidR="007C3C20" w:rsidRPr="00F45B7D" w:rsidRDefault="00E65B87"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0</w:t>
            </w:r>
          </w:p>
        </w:tc>
      </w:tr>
      <w:tr w:rsidR="007C3C20" w14:paraId="1EAC390C"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12605DD" w14:textId="75AB1A36" w:rsidR="007C3C20" w:rsidRPr="00F45B7D" w:rsidRDefault="00B54541" w:rsidP="007C3C20">
            <w:pPr>
              <w:pStyle w:val="Tabelle"/>
              <w:rPr>
                <w:rFonts w:ascii="Arial" w:hAnsi="Arial" w:cs="Arial"/>
                <w:b w:val="0"/>
                <w:color w:val="FF0000"/>
                <w:sz w:val="16"/>
                <w:szCs w:val="16"/>
              </w:rPr>
            </w:pPr>
            <w:proofErr w:type="spellStart"/>
            <w:r w:rsidRPr="00F45B7D">
              <w:rPr>
                <w:rFonts w:ascii="Arial" w:hAnsi="Arial" w:cs="Arial"/>
                <w:b w:val="0"/>
                <w:color w:val="FF0000"/>
                <w:sz w:val="16"/>
                <w:szCs w:val="16"/>
              </w:rPr>
              <w:t>zuz.alter.cluster.ende</w:t>
            </w:r>
            <w:proofErr w:type="spellEnd"/>
          </w:p>
        </w:tc>
        <w:tc>
          <w:tcPr>
            <w:tcW w:w="992" w:type="dxa"/>
            <w:tcBorders>
              <w:top w:val="single" w:sz="8" w:space="0" w:color="0066CC"/>
              <w:left w:val="nil"/>
              <w:bottom w:val="single" w:sz="8" w:space="0" w:color="0066CC"/>
              <w:right w:val="nil"/>
            </w:tcBorders>
          </w:tcPr>
          <w:p w14:paraId="0ABBC8C1" w14:textId="56020DFF" w:rsidR="007C3C20" w:rsidRPr="00F45B7D" w:rsidRDefault="00B54541" w:rsidP="007C3C20">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611142F1" w14:textId="0F40CCDC" w:rsidR="007C3C20" w:rsidRPr="00F45B7D" w:rsidRDefault="00B54541" w:rsidP="002963AE">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 xml:space="preserve">Zuzugsrate: Maximales  Alter für </w:t>
            </w:r>
            <w:proofErr w:type="spellStart"/>
            <w:r w:rsidRPr="00F45B7D">
              <w:rPr>
                <w:rFonts w:ascii="Arial" w:hAnsi="Arial" w:cs="Arial"/>
                <w:color w:val="FF0000"/>
                <w:sz w:val="16"/>
                <w:szCs w:val="16"/>
              </w:rPr>
              <w:t>Clusterung</w:t>
            </w:r>
            <w:proofErr w:type="spellEnd"/>
            <w:r w:rsidRPr="00F45B7D">
              <w:rPr>
                <w:rFonts w:ascii="Arial" w:hAnsi="Arial" w:cs="Arial"/>
                <w:color w:val="FF0000"/>
                <w:sz w:val="16"/>
                <w:szCs w:val="16"/>
              </w:rPr>
              <w:t xml:space="preserve"> der Quartiere nach der Altersverteilung der Anzahl Ereignisse</w:t>
            </w:r>
          </w:p>
        </w:tc>
        <w:tc>
          <w:tcPr>
            <w:tcW w:w="708" w:type="dxa"/>
            <w:tcBorders>
              <w:top w:val="single" w:sz="8" w:space="0" w:color="0066CC"/>
              <w:left w:val="nil"/>
              <w:bottom w:val="single" w:sz="8" w:space="0" w:color="0066CC"/>
              <w:right w:val="nil"/>
            </w:tcBorders>
          </w:tcPr>
          <w:p w14:paraId="6E42058B" w14:textId="49B30533" w:rsidR="007C3C20" w:rsidRPr="00F45B7D" w:rsidRDefault="00B54541"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90</w:t>
            </w:r>
          </w:p>
        </w:tc>
        <w:tc>
          <w:tcPr>
            <w:tcW w:w="709" w:type="dxa"/>
            <w:tcBorders>
              <w:top w:val="single" w:sz="8" w:space="0" w:color="0066CC"/>
              <w:left w:val="nil"/>
              <w:bottom w:val="single" w:sz="8" w:space="0" w:color="0066CC"/>
              <w:right w:val="nil"/>
            </w:tcBorders>
          </w:tcPr>
          <w:p w14:paraId="75DB9835" w14:textId="5AC2BF8B" w:rsidR="007C3C20" w:rsidRPr="00F45B7D" w:rsidRDefault="00B54541"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90</w:t>
            </w:r>
          </w:p>
        </w:tc>
        <w:tc>
          <w:tcPr>
            <w:tcW w:w="709" w:type="dxa"/>
            <w:tcBorders>
              <w:top w:val="single" w:sz="8" w:space="0" w:color="0066CC"/>
              <w:left w:val="nil"/>
              <w:bottom w:val="single" w:sz="8" w:space="0" w:color="0066CC"/>
              <w:right w:val="nil"/>
            </w:tcBorders>
          </w:tcPr>
          <w:p w14:paraId="046B2D0F" w14:textId="69ACF50A" w:rsidR="007C3C20" w:rsidRPr="00F45B7D" w:rsidRDefault="00B54541"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F45B7D">
              <w:rPr>
                <w:rFonts w:ascii="Arial" w:hAnsi="Arial" w:cs="Arial"/>
                <w:color w:val="FF0000"/>
                <w:sz w:val="16"/>
                <w:szCs w:val="16"/>
              </w:rPr>
              <w:t>90</w:t>
            </w:r>
          </w:p>
        </w:tc>
      </w:tr>
      <w:tr w:rsidR="007C3C20" w14:paraId="7832B9F5"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1D3EB49" w14:textId="77777777" w:rsidR="007C3C20" w:rsidRPr="00F45B7D" w:rsidRDefault="007C3C20" w:rsidP="007C3C20">
            <w:pPr>
              <w:pStyle w:val="Tabelle"/>
              <w:rPr>
                <w:rFonts w:ascii="Arial" w:hAnsi="Arial" w:cs="Arial"/>
                <w:b w:val="0"/>
                <w:color w:val="FF0000"/>
                <w:sz w:val="16"/>
                <w:szCs w:val="16"/>
                <w:lang w:eastAsia="en-US"/>
              </w:rPr>
            </w:pPr>
            <w:proofErr w:type="spellStart"/>
            <w:r w:rsidRPr="00F45B7D">
              <w:rPr>
                <w:rFonts w:ascii="Arial" w:hAnsi="Arial" w:cs="Arial"/>
                <w:b w:val="0"/>
                <w:color w:val="FF0000"/>
                <w:sz w:val="16"/>
                <w:szCs w:val="16"/>
              </w:rPr>
              <w:t>zuz.altvert.anteil.trend</w:t>
            </w:r>
            <w:proofErr w:type="spellEnd"/>
          </w:p>
        </w:tc>
        <w:tc>
          <w:tcPr>
            <w:tcW w:w="992" w:type="dxa"/>
            <w:tcBorders>
              <w:top w:val="single" w:sz="8" w:space="0" w:color="0066CC"/>
              <w:left w:val="nil"/>
              <w:bottom w:val="single" w:sz="8" w:space="0" w:color="0066CC"/>
              <w:right w:val="nil"/>
            </w:tcBorders>
          </w:tcPr>
          <w:p w14:paraId="69F646F4" w14:textId="77777777" w:rsidR="007C3C20" w:rsidRPr="00F45B7D" w:rsidRDefault="007C3C20" w:rsidP="007C3C20">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280CED29" w14:textId="77777777" w:rsidR="007C3C20" w:rsidRPr="00F45B7D" w:rsidRDefault="007C3C20" w:rsidP="007C3C20">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Altersverteilung des Zuzugs: Trend zusätzlich zum Mittel; 100 % heisst, dass 100 % der Differenz zwischen Trend und Mittel zum Mittel dazukommt (d.h. gleich Trend)</w:t>
            </w:r>
          </w:p>
        </w:tc>
        <w:tc>
          <w:tcPr>
            <w:tcW w:w="708" w:type="dxa"/>
            <w:tcBorders>
              <w:top w:val="single" w:sz="8" w:space="0" w:color="0066CC"/>
              <w:left w:val="nil"/>
              <w:bottom w:val="single" w:sz="8" w:space="0" w:color="0066CC"/>
              <w:right w:val="nil"/>
            </w:tcBorders>
          </w:tcPr>
          <w:p w14:paraId="12F314AA" w14:textId="77777777"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126C7E46" w14:textId="77777777"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673505F7" w14:textId="77777777"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50</w:t>
            </w:r>
          </w:p>
        </w:tc>
      </w:tr>
      <w:tr w:rsidR="007C3C20" w14:paraId="15592967"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D14D50E" w14:textId="77777777" w:rsidR="007C3C20" w:rsidRPr="00F45B7D" w:rsidRDefault="007C3C20" w:rsidP="007C3C20">
            <w:pPr>
              <w:pStyle w:val="Tabelle"/>
              <w:rPr>
                <w:rFonts w:ascii="Arial" w:hAnsi="Arial" w:cs="Arial"/>
                <w:b w:val="0"/>
                <w:color w:val="FF0000"/>
                <w:sz w:val="16"/>
                <w:szCs w:val="16"/>
                <w:lang w:eastAsia="en-US"/>
              </w:rPr>
            </w:pPr>
            <w:proofErr w:type="spellStart"/>
            <w:r w:rsidRPr="00F45B7D">
              <w:rPr>
                <w:rFonts w:ascii="Arial" w:hAnsi="Arial" w:cs="Arial"/>
                <w:b w:val="0"/>
                <w:color w:val="FF0000"/>
                <w:sz w:val="16"/>
                <w:szCs w:val="16"/>
              </w:rPr>
              <w:t>zuz.altvert.grenze.prozent</w:t>
            </w:r>
            <w:proofErr w:type="spellEnd"/>
          </w:p>
        </w:tc>
        <w:tc>
          <w:tcPr>
            <w:tcW w:w="992" w:type="dxa"/>
            <w:tcBorders>
              <w:top w:val="single" w:sz="8" w:space="0" w:color="0066CC"/>
              <w:left w:val="nil"/>
              <w:bottom w:val="single" w:sz="8" w:space="0" w:color="0066CC"/>
              <w:right w:val="nil"/>
            </w:tcBorders>
          </w:tcPr>
          <w:p w14:paraId="333E470A" w14:textId="77777777" w:rsidR="007C3C20" w:rsidRPr="00F45B7D" w:rsidRDefault="007C3C20" w:rsidP="007C3C20">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77381303" w14:textId="77777777" w:rsidR="007C3C20" w:rsidRPr="00F45B7D" w:rsidRDefault="007C3C20" w:rsidP="007C3C20">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Altersverteilung des Zuzugs: Änderung der Zuzugsrate nicht mehr als Anzahl Prozent vom Basis-Mittelwert (z.B. +/- 20 %; im Code ohnehin immer grösser-gleich Null)</w:t>
            </w:r>
          </w:p>
        </w:tc>
        <w:tc>
          <w:tcPr>
            <w:tcW w:w="708" w:type="dxa"/>
            <w:tcBorders>
              <w:top w:val="single" w:sz="8" w:space="0" w:color="0066CC"/>
              <w:left w:val="nil"/>
              <w:bottom w:val="single" w:sz="8" w:space="0" w:color="0066CC"/>
              <w:right w:val="nil"/>
            </w:tcBorders>
          </w:tcPr>
          <w:p w14:paraId="3D3E45C3" w14:textId="77777777"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1907246E" w14:textId="77777777"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420D5A97" w14:textId="77777777"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20</w:t>
            </w:r>
          </w:p>
        </w:tc>
      </w:tr>
      <w:tr w:rsidR="007C3C20" w14:paraId="135A0D65"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8960007" w14:textId="77777777" w:rsidR="007C3C20" w:rsidRPr="00F45B7D" w:rsidRDefault="007C3C20" w:rsidP="007C3C20">
            <w:pPr>
              <w:pStyle w:val="Tabelle"/>
              <w:rPr>
                <w:rFonts w:ascii="Arial" w:hAnsi="Arial" w:cs="Arial"/>
                <w:b w:val="0"/>
                <w:color w:val="FF0000"/>
                <w:sz w:val="16"/>
                <w:szCs w:val="16"/>
                <w:lang w:eastAsia="en-US"/>
              </w:rPr>
            </w:pPr>
            <w:proofErr w:type="spellStart"/>
            <w:r w:rsidRPr="00F45B7D">
              <w:rPr>
                <w:rFonts w:ascii="Arial" w:hAnsi="Arial" w:cs="Arial"/>
                <w:b w:val="0"/>
                <w:color w:val="FF0000"/>
                <w:sz w:val="16"/>
                <w:szCs w:val="16"/>
              </w:rPr>
              <w:t>zuz.altvert.window.grenz</w:t>
            </w:r>
            <w:proofErr w:type="spellEnd"/>
          </w:p>
        </w:tc>
        <w:tc>
          <w:tcPr>
            <w:tcW w:w="992" w:type="dxa"/>
            <w:tcBorders>
              <w:top w:val="single" w:sz="8" w:space="0" w:color="0066CC"/>
              <w:left w:val="nil"/>
              <w:bottom w:val="single" w:sz="8" w:space="0" w:color="0066CC"/>
              <w:right w:val="nil"/>
            </w:tcBorders>
          </w:tcPr>
          <w:p w14:paraId="4D8BDB71" w14:textId="77777777" w:rsidR="007C3C20" w:rsidRPr="00F45B7D" w:rsidRDefault="007C3C20" w:rsidP="007C3C20">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096E6229" w14:textId="77777777" w:rsidR="007C3C20" w:rsidRPr="00F45B7D" w:rsidRDefault="007C3C20" w:rsidP="007C3C20">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Altersverteilung des Zuzugs: Filter über Kalenderjahre (wenn Kurve wegen der gewählten Grenze einen Knick hat)</w:t>
            </w:r>
          </w:p>
        </w:tc>
        <w:tc>
          <w:tcPr>
            <w:tcW w:w="708" w:type="dxa"/>
            <w:tcBorders>
              <w:top w:val="single" w:sz="8" w:space="0" w:color="0066CC"/>
              <w:left w:val="nil"/>
              <w:bottom w:val="single" w:sz="8" w:space="0" w:color="0066CC"/>
              <w:right w:val="nil"/>
            </w:tcBorders>
          </w:tcPr>
          <w:p w14:paraId="6AB865C8" w14:textId="77777777"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13</w:t>
            </w:r>
          </w:p>
        </w:tc>
        <w:tc>
          <w:tcPr>
            <w:tcW w:w="709" w:type="dxa"/>
            <w:tcBorders>
              <w:top w:val="single" w:sz="8" w:space="0" w:color="0066CC"/>
              <w:left w:val="nil"/>
              <w:bottom w:val="single" w:sz="8" w:space="0" w:color="0066CC"/>
              <w:right w:val="nil"/>
            </w:tcBorders>
          </w:tcPr>
          <w:p w14:paraId="3F258DE9" w14:textId="77777777"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13</w:t>
            </w:r>
          </w:p>
        </w:tc>
        <w:tc>
          <w:tcPr>
            <w:tcW w:w="709" w:type="dxa"/>
            <w:tcBorders>
              <w:top w:val="single" w:sz="8" w:space="0" w:color="0066CC"/>
              <w:left w:val="nil"/>
              <w:bottom w:val="single" w:sz="8" w:space="0" w:color="0066CC"/>
              <w:right w:val="nil"/>
            </w:tcBorders>
          </w:tcPr>
          <w:p w14:paraId="1EC1FED6" w14:textId="77777777"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13</w:t>
            </w:r>
          </w:p>
        </w:tc>
      </w:tr>
      <w:tr w:rsidR="007C3C20" w14:paraId="5D5F4849" w14:textId="77777777" w:rsidTr="00D409E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800E31D" w14:textId="77777777" w:rsidR="007C3C20" w:rsidRPr="00F45B7D" w:rsidRDefault="007C3C20" w:rsidP="007C3C20">
            <w:pPr>
              <w:pStyle w:val="Tabelle"/>
              <w:rPr>
                <w:rFonts w:ascii="Arial" w:hAnsi="Arial" w:cs="Arial"/>
                <w:b w:val="0"/>
                <w:color w:val="FF0000"/>
                <w:sz w:val="16"/>
                <w:szCs w:val="16"/>
                <w:lang w:eastAsia="en-US"/>
              </w:rPr>
            </w:pPr>
            <w:proofErr w:type="spellStart"/>
            <w:r w:rsidRPr="00F45B7D">
              <w:rPr>
                <w:rFonts w:ascii="Arial" w:hAnsi="Arial" w:cs="Arial"/>
                <w:b w:val="0"/>
                <w:color w:val="FF0000"/>
                <w:sz w:val="16"/>
                <w:szCs w:val="16"/>
              </w:rPr>
              <w:t>zuz.ghvert.anteil.trend</w:t>
            </w:r>
            <w:proofErr w:type="spellEnd"/>
          </w:p>
        </w:tc>
        <w:tc>
          <w:tcPr>
            <w:tcW w:w="992" w:type="dxa"/>
            <w:tcBorders>
              <w:top w:val="single" w:sz="8" w:space="0" w:color="0066CC"/>
              <w:left w:val="nil"/>
              <w:bottom w:val="single" w:sz="8" w:space="0" w:color="0066CC"/>
              <w:right w:val="nil"/>
            </w:tcBorders>
          </w:tcPr>
          <w:p w14:paraId="5515B7C2" w14:textId="77777777" w:rsidR="007C3C20" w:rsidRPr="00F45B7D" w:rsidRDefault="007C3C20" w:rsidP="007C3C20">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3D3780CB" w14:textId="77777777" w:rsidR="007C3C20" w:rsidRPr="00F45B7D" w:rsidRDefault="007C3C20" w:rsidP="007C3C20">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Verteilung von Geschlecht/Heimat im Zuzug: Trend zusätzlich zum Mittel; 100 % heisst, dass 100 % der Differenz zwischen Trend und Mittel zum Mittel dazukommt (d.h. gleich Trend)</w:t>
            </w:r>
          </w:p>
        </w:tc>
        <w:tc>
          <w:tcPr>
            <w:tcW w:w="708" w:type="dxa"/>
            <w:tcBorders>
              <w:top w:val="single" w:sz="8" w:space="0" w:color="0066CC"/>
              <w:left w:val="nil"/>
              <w:bottom w:val="single" w:sz="8" w:space="0" w:color="0066CC"/>
              <w:right w:val="nil"/>
            </w:tcBorders>
          </w:tcPr>
          <w:p w14:paraId="1554B421" w14:textId="77777777"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6D8F1B4B" w14:textId="77777777"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26170D20" w14:textId="77777777"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50</w:t>
            </w:r>
          </w:p>
        </w:tc>
      </w:tr>
      <w:tr w:rsidR="007C3C20" w14:paraId="7149B4ED" w14:textId="77777777" w:rsidTr="00D40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B64F32F" w14:textId="77777777" w:rsidR="007C3C20" w:rsidRPr="00F45B7D" w:rsidRDefault="007C3C20" w:rsidP="007C3C20">
            <w:pPr>
              <w:pStyle w:val="Tabelle"/>
              <w:rPr>
                <w:rFonts w:ascii="Arial" w:hAnsi="Arial" w:cs="Arial"/>
                <w:b w:val="0"/>
                <w:color w:val="FF0000"/>
                <w:sz w:val="16"/>
                <w:szCs w:val="16"/>
                <w:lang w:eastAsia="en-US"/>
              </w:rPr>
            </w:pPr>
            <w:proofErr w:type="spellStart"/>
            <w:r w:rsidRPr="00F45B7D">
              <w:rPr>
                <w:rFonts w:ascii="Arial" w:hAnsi="Arial" w:cs="Arial"/>
                <w:b w:val="0"/>
                <w:color w:val="FF0000"/>
                <w:sz w:val="16"/>
                <w:szCs w:val="16"/>
              </w:rPr>
              <w:t>zuz.ghvert.grenze.prozent</w:t>
            </w:r>
            <w:proofErr w:type="spellEnd"/>
          </w:p>
        </w:tc>
        <w:tc>
          <w:tcPr>
            <w:tcW w:w="992" w:type="dxa"/>
            <w:tcBorders>
              <w:top w:val="single" w:sz="8" w:space="0" w:color="0066CC"/>
              <w:left w:val="nil"/>
              <w:bottom w:val="single" w:sz="8" w:space="0" w:color="0066CC"/>
              <w:right w:val="nil"/>
            </w:tcBorders>
          </w:tcPr>
          <w:p w14:paraId="5AD223AB" w14:textId="77777777" w:rsidR="007C3C20" w:rsidRPr="00F45B7D" w:rsidRDefault="007C3C20" w:rsidP="007C3C20">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4AAF4FE8" w14:textId="77777777" w:rsidR="007C3C20" w:rsidRPr="00F45B7D" w:rsidRDefault="007C3C20" w:rsidP="007C3C20">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Verteilung von Geschlecht/Heimat im Zuzug: Änderung der Zuzugsrate nicht mehr als Anzahl Prozent vom Basis-Mittelwert (z.B. +/- 20 %; im Code ohnehin immer grösser-gleich Null)</w:t>
            </w:r>
          </w:p>
        </w:tc>
        <w:tc>
          <w:tcPr>
            <w:tcW w:w="708" w:type="dxa"/>
            <w:tcBorders>
              <w:top w:val="single" w:sz="8" w:space="0" w:color="0066CC"/>
              <w:left w:val="nil"/>
              <w:bottom w:val="single" w:sz="8" w:space="0" w:color="0066CC"/>
              <w:right w:val="nil"/>
            </w:tcBorders>
          </w:tcPr>
          <w:p w14:paraId="429949A1" w14:textId="77777777"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0DAA70DF" w14:textId="77777777"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5EB8C425" w14:textId="77777777"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20</w:t>
            </w:r>
          </w:p>
        </w:tc>
      </w:tr>
      <w:tr w:rsidR="00E34100" w:rsidRPr="00706D97" w14:paraId="4BCC4CFA" w14:textId="77777777" w:rsidTr="003369C3">
        <w:trPr>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57EF5D23" w14:textId="77777777" w:rsidR="00E34100" w:rsidRPr="00706D97" w:rsidRDefault="00E34100" w:rsidP="003369C3">
            <w:pPr>
              <w:pStyle w:val="Tabelle"/>
              <w:rPr>
                <w:rFonts w:ascii="Arial" w:hAnsi="Arial" w:cs="Arial"/>
                <w:color w:val="FFFFFF" w:themeColor="background1"/>
                <w:sz w:val="16"/>
                <w:szCs w:val="16"/>
                <w:lang w:eastAsia="en-US"/>
              </w:rPr>
            </w:pPr>
            <w:r w:rsidRPr="00706D97">
              <w:rPr>
                <w:rFonts w:ascii="Arial" w:hAnsi="Arial" w:cs="Arial"/>
                <w:color w:val="FFFFFF" w:themeColor="background1"/>
                <w:sz w:val="16"/>
                <w:szCs w:val="16"/>
                <w:lang w:eastAsia="en-US"/>
              </w:rPr>
              <w:lastRenderedPageBreak/>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14D4FCC1" w14:textId="77777777" w:rsidR="00E34100" w:rsidRPr="00706D97" w:rsidRDefault="00E34100"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
                <w:color w:val="FFFFFF" w:themeColor="background1"/>
                <w:sz w:val="16"/>
                <w:szCs w:val="16"/>
                <w:lang w:eastAsia="en-US"/>
              </w:rPr>
            </w:pPr>
            <w:r w:rsidRPr="00706D97">
              <w:rPr>
                <w:rFonts w:ascii="Arial" w:hAnsi="Arial" w:cs="Arial"/>
                <w:b/>
                <w:color w:val="FFFFFF" w:themeColor="background1"/>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49F14750" w14:textId="77777777" w:rsidR="00E34100" w:rsidRPr="00706D97" w:rsidRDefault="00E34100"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
                <w:color w:val="FFFFFF" w:themeColor="background1"/>
                <w:sz w:val="16"/>
                <w:szCs w:val="16"/>
                <w:lang w:eastAsia="en-US"/>
              </w:rPr>
            </w:pPr>
            <w:r w:rsidRPr="00706D97">
              <w:rPr>
                <w:rFonts w:ascii="Arial" w:hAnsi="Arial" w:cs="Arial"/>
                <w:b/>
                <w:color w:val="FFFFFF" w:themeColor="background1"/>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4849A1AD" w14:textId="77777777" w:rsidR="00E34100" w:rsidRPr="00706D97" w:rsidRDefault="00E34100" w:rsidP="003369C3">
            <w:pPr>
              <w:pStyle w:val="Tabelle"/>
              <w:jc w:val="center"/>
              <w:cnfStyle w:val="000000000000" w:firstRow="0" w:lastRow="0" w:firstColumn="0" w:lastColumn="0" w:oddVBand="0" w:evenVBand="0" w:oddHBand="0" w:evenHBand="0" w:firstRowFirstColumn="0" w:firstRowLastColumn="0" w:lastRowFirstColumn="0" w:lastRowLastColumn="0"/>
              <w:rPr>
                <w:rFonts w:ascii="Arial" w:hAnsi="Arial" w:cs="Arial"/>
                <w:b/>
                <w:color w:val="FFFFFF" w:themeColor="background1"/>
                <w:sz w:val="16"/>
                <w:szCs w:val="16"/>
                <w:lang w:eastAsia="en-US"/>
              </w:rPr>
            </w:pPr>
            <w:r w:rsidRPr="00706D97">
              <w:rPr>
                <w:rFonts w:ascii="Arial" w:hAnsi="Arial" w:cs="Arial"/>
                <w:b/>
                <w:color w:val="FFFFFF" w:themeColor="background1"/>
                <w:sz w:val="16"/>
                <w:szCs w:val="16"/>
                <w:lang w:eastAsia="en-US"/>
              </w:rPr>
              <w:t>Werte pro Szenario</w:t>
            </w:r>
          </w:p>
        </w:tc>
      </w:tr>
      <w:tr w:rsidR="00E34100" w14:paraId="240622DC" w14:textId="77777777" w:rsidTr="003369C3">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77B1F892" w14:textId="77777777" w:rsidR="00E34100" w:rsidRPr="00575B76" w:rsidRDefault="00E34100" w:rsidP="003369C3">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0199EC82" w14:textId="77777777" w:rsidR="00E34100" w:rsidRPr="00575B76" w:rsidRDefault="00E34100"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0912E742" w14:textId="77777777" w:rsidR="00E34100" w:rsidRPr="00575B76" w:rsidRDefault="00E34100"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353E9303" w14:textId="77777777" w:rsidR="00E34100" w:rsidRPr="00575B76" w:rsidRDefault="00E34100"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3C9ABCBC" w14:textId="77777777" w:rsidR="00E34100" w:rsidRPr="00575B76" w:rsidRDefault="00E34100"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174743F1" w14:textId="77777777" w:rsidR="00E34100" w:rsidRPr="00575B76" w:rsidRDefault="00E34100"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7C3C20" w14:paraId="6B738776"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111D6A0" w14:textId="77777777" w:rsidR="007C3C20" w:rsidRPr="00F45B7D" w:rsidRDefault="007C3C20" w:rsidP="007C3C20">
            <w:pPr>
              <w:pStyle w:val="Tabelle"/>
              <w:rPr>
                <w:rFonts w:ascii="Arial" w:hAnsi="Arial" w:cs="Arial"/>
                <w:b w:val="0"/>
                <w:color w:val="FF0000"/>
                <w:sz w:val="16"/>
                <w:szCs w:val="16"/>
                <w:lang w:eastAsia="en-US"/>
              </w:rPr>
            </w:pPr>
            <w:proofErr w:type="spellStart"/>
            <w:r w:rsidRPr="00F45B7D">
              <w:rPr>
                <w:rFonts w:ascii="Arial" w:hAnsi="Arial" w:cs="Arial"/>
                <w:b w:val="0"/>
                <w:color w:val="FF0000"/>
                <w:sz w:val="16"/>
                <w:szCs w:val="16"/>
              </w:rPr>
              <w:t>zuz.ghvert.window.grenz</w:t>
            </w:r>
            <w:proofErr w:type="spellEnd"/>
          </w:p>
        </w:tc>
        <w:tc>
          <w:tcPr>
            <w:tcW w:w="992" w:type="dxa"/>
            <w:tcBorders>
              <w:top w:val="single" w:sz="8" w:space="0" w:color="0066CC"/>
              <w:left w:val="nil"/>
              <w:bottom w:val="single" w:sz="8" w:space="0" w:color="0066CC"/>
              <w:right w:val="nil"/>
            </w:tcBorders>
          </w:tcPr>
          <w:p w14:paraId="4463714C" w14:textId="77777777" w:rsidR="007C3C20" w:rsidRPr="00F45B7D" w:rsidRDefault="007C3C20" w:rsidP="007C3C20">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35FE3ACA" w14:textId="77777777" w:rsidR="007C3C20" w:rsidRPr="00F45B7D" w:rsidRDefault="007C3C20" w:rsidP="007C3C20">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Verteilung von Geschlecht/Heimat im Zuzug: Filter über Kalenderjahre (wenn Kurve wegen der gewählten Grenze einen Knick hat)</w:t>
            </w:r>
          </w:p>
        </w:tc>
        <w:tc>
          <w:tcPr>
            <w:tcW w:w="708" w:type="dxa"/>
            <w:tcBorders>
              <w:top w:val="single" w:sz="8" w:space="0" w:color="0066CC"/>
              <w:left w:val="nil"/>
              <w:bottom w:val="single" w:sz="8" w:space="0" w:color="0066CC"/>
              <w:right w:val="nil"/>
            </w:tcBorders>
          </w:tcPr>
          <w:p w14:paraId="75222A7A" w14:textId="77777777"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13</w:t>
            </w:r>
          </w:p>
        </w:tc>
        <w:tc>
          <w:tcPr>
            <w:tcW w:w="709" w:type="dxa"/>
            <w:tcBorders>
              <w:top w:val="single" w:sz="8" w:space="0" w:color="0066CC"/>
              <w:left w:val="nil"/>
              <w:bottom w:val="single" w:sz="8" w:space="0" w:color="0066CC"/>
              <w:right w:val="nil"/>
            </w:tcBorders>
          </w:tcPr>
          <w:p w14:paraId="3AC47505" w14:textId="77777777"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13</w:t>
            </w:r>
          </w:p>
        </w:tc>
        <w:tc>
          <w:tcPr>
            <w:tcW w:w="709" w:type="dxa"/>
            <w:tcBorders>
              <w:top w:val="single" w:sz="8" w:space="0" w:color="0066CC"/>
              <w:left w:val="nil"/>
              <w:bottom w:val="single" w:sz="8" w:space="0" w:color="0066CC"/>
              <w:right w:val="nil"/>
            </w:tcBorders>
          </w:tcPr>
          <w:p w14:paraId="1DCA0D78" w14:textId="77777777" w:rsidR="007C3C20" w:rsidRPr="00F45B7D" w:rsidRDefault="007C3C20" w:rsidP="007C3C2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13</w:t>
            </w:r>
          </w:p>
        </w:tc>
      </w:tr>
      <w:tr w:rsidR="007C3C20" w14:paraId="01457BD9" w14:textId="77777777" w:rsidTr="00D40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3AEE11C" w14:textId="36EA2687" w:rsidR="007C3C20" w:rsidRPr="00F45B7D" w:rsidRDefault="007C3C20" w:rsidP="007C3C20">
            <w:pPr>
              <w:pStyle w:val="Tabelle"/>
              <w:rPr>
                <w:rFonts w:ascii="Arial" w:hAnsi="Arial" w:cs="Arial"/>
                <w:b w:val="0"/>
                <w:color w:val="FF0000"/>
                <w:sz w:val="16"/>
                <w:szCs w:val="16"/>
                <w:lang w:eastAsia="en-US"/>
              </w:rPr>
            </w:pPr>
            <w:proofErr w:type="spellStart"/>
            <w:r w:rsidRPr="00F45B7D">
              <w:rPr>
                <w:rFonts w:ascii="Arial" w:hAnsi="Arial" w:cs="Arial"/>
                <w:b w:val="0"/>
                <w:color w:val="FF0000"/>
                <w:sz w:val="16"/>
                <w:szCs w:val="16"/>
              </w:rPr>
              <w:t>zuz.baseline.corr</w:t>
            </w:r>
            <w:proofErr w:type="spellEnd"/>
          </w:p>
        </w:tc>
        <w:tc>
          <w:tcPr>
            <w:tcW w:w="992" w:type="dxa"/>
            <w:tcBorders>
              <w:top w:val="single" w:sz="8" w:space="0" w:color="0066CC"/>
              <w:left w:val="nil"/>
              <w:bottom w:val="single" w:sz="8" w:space="0" w:color="0066CC"/>
              <w:right w:val="nil"/>
            </w:tcBorders>
          </w:tcPr>
          <w:p w14:paraId="56FEB022" w14:textId="4FD4D6BE" w:rsidR="007C3C20" w:rsidRPr="00F45B7D" w:rsidRDefault="007C3C20" w:rsidP="007C3C20">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F45B7D">
              <w:rPr>
                <w:rFonts w:ascii="Arial" w:hAnsi="Arial" w:cs="Arial"/>
                <w:color w:val="FF0000"/>
                <w:sz w:val="16"/>
                <w:szCs w:val="16"/>
              </w:rPr>
              <w:t>Keine Einheit</w:t>
            </w:r>
          </w:p>
        </w:tc>
        <w:tc>
          <w:tcPr>
            <w:tcW w:w="3969" w:type="dxa"/>
            <w:tcBorders>
              <w:top w:val="single" w:sz="8" w:space="0" w:color="0066CC"/>
              <w:left w:val="nil"/>
              <w:bottom w:val="single" w:sz="8" w:space="0" w:color="0066CC"/>
              <w:right w:val="nil"/>
            </w:tcBorders>
          </w:tcPr>
          <w:p w14:paraId="03B7F4B4" w14:textId="333F1EBA" w:rsidR="007C3C20" w:rsidRPr="00F45B7D" w:rsidRDefault="007C3C20" w:rsidP="007C3C20">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Schätzung des Achsenabschnitt der Trendfunktion aus letztem Basisjahr (</w:t>
            </w:r>
            <w:proofErr w:type="spellStart"/>
            <w:r w:rsidRPr="00F45B7D">
              <w:rPr>
                <w:rFonts w:ascii="Arial" w:hAnsi="Arial" w:cs="Arial"/>
                <w:color w:val="FF0000"/>
                <w:sz w:val="16"/>
                <w:szCs w:val="16"/>
              </w:rPr>
              <w:t>zuz.baseline.corr</w:t>
            </w:r>
            <w:proofErr w:type="spellEnd"/>
            <w:r w:rsidRPr="00F45B7D">
              <w:rPr>
                <w:rFonts w:ascii="Arial" w:hAnsi="Arial" w:cs="Arial"/>
                <w:color w:val="FF0000"/>
                <w:sz w:val="16"/>
                <w:szCs w:val="16"/>
              </w:rPr>
              <w:t xml:space="preserve"> = 1) oder aus gewichtetem Mittel von Mittelwert und Achsenabschnitt der Regressionsfunktion (</w:t>
            </w:r>
            <w:proofErr w:type="spellStart"/>
            <w:r w:rsidRPr="00F45B7D">
              <w:rPr>
                <w:rFonts w:ascii="Arial" w:hAnsi="Arial" w:cs="Arial"/>
                <w:color w:val="FF0000"/>
                <w:sz w:val="16"/>
                <w:szCs w:val="16"/>
              </w:rPr>
              <w:t>zuz.baseline.corr</w:t>
            </w:r>
            <w:proofErr w:type="spellEnd"/>
            <w:r w:rsidRPr="00F45B7D">
              <w:rPr>
                <w:rFonts w:ascii="Arial" w:hAnsi="Arial" w:cs="Arial"/>
                <w:color w:val="FF0000"/>
                <w:sz w:val="16"/>
                <w:szCs w:val="16"/>
              </w:rPr>
              <w:t xml:space="preserve"> = 0)</w:t>
            </w:r>
          </w:p>
        </w:tc>
        <w:tc>
          <w:tcPr>
            <w:tcW w:w="708" w:type="dxa"/>
            <w:tcBorders>
              <w:top w:val="single" w:sz="8" w:space="0" w:color="0066CC"/>
              <w:left w:val="nil"/>
              <w:bottom w:val="single" w:sz="8" w:space="0" w:color="0066CC"/>
              <w:right w:val="nil"/>
            </w:tcBorders>
          </w:tcPr>
          <w:p w14:paraId="43334387" w14:textId="178A8809"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20B27D58" w14:textId="3891792B"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7A7F50A3" w14:textId="3FE22D6E" w:rsidR="007C3C20" w:rsidRPr="00F45B7D" w:rsidRDefault="007C3C20" w:rsidP="007C3C2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F45B7D">
              <w:rPr>
                <w:rFonts w:ascii="Arial" w:hAnsi="Arial" w:cs="Arial"/>
                <w:color w:val="FF0000"/>
                <w:sz w:val="16"/>
                <w:szCs w:val="16"/>
              </w:rPr>
              <w:t>0</w:t>
            </w:r>
          </w:p>
        </w:tc>
      </w:tr>
    </w:tbl>
    <w:p w14:paraId="79AC68D1" w14:textId="77777777" w:rsidR="006E7498" w:rsidRDefault="006E7498" w:rsidP="006E7498">
      <w:pPr>
        <w:pStyle w:val="FLIESSTEXT"/>
      </w:pPr>
    </w:p>
    <w:p w14:paraId="70867431" w14:textId="77777777" w:rsidR="006A5357" w:rsidRDefault="006A5357" w:rsidP="006A5357">
      <w:pPr>
        <w:spacing w:line="240" w:lineRule="auto"/>
        <w:ind w:left="0"/>
      </w:pPr>
      <w:r>
        <w:br w:type="page"/>
      </w:r>
    </w:p>
    <w:p w14:paraId="712473E8" w14:textId="1E7F9214" w:rsidR="006A5357" w:rsidRDefault="006A5357" w:rsidP="006A5357">
      <w:pPr>
        <w:pStyle w:val="Randnotiz"/>
        <w:framePr w:wrap="around"/>
      </w:pPr>
      <w:r>
        <w:lastRenderedPageBreak/>
        <w:t>Wegzug-Parameter</w:t>
      </w:r>
    </w:p>
    <w:p w14:paraId="1DD5CDA5" w14:textId="77777777" w:rsidR="00A47BAA" w:rsidRDefault="00A47BAA" w:rsidP="00E564D9"/>
    <w:p w14:paraId="64272F75" w14:textId="0E00327E" w:rsidR="00A47BAA" w:rsidRDefault="00A47BAA" w:rsidP="00E564D9"/>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6A5357" w14:paraId="09BF1F58" w14:textId="77777777" w:rsidTr="006522F8">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72BDE865" w14:textId="77777777" w:rsidR="006A5357" w:rsidRPr="00575B76" w:rsidRDefault="006A5357" w:rsidP="006522F8">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7A895D67"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02D13C39"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2FFFF74D" w14:textId="77777777" w:rsidR="006A5357" w:rsidRPr="00575B76" w:rsidRDefault="006A5357" w:rsidP="006522F8">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6A5357" w14:paraId="00700E6D" w14:textId="77777777" w:rsidTr="006522F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04221956" w14:textId="77777777" w:rsidR="006A5357" w:rsidRPr="00575B76" w:rsidRDefault="006A5357" w:rsidP="006522F8">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2B32ABB8"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51F28384"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5FAC3857"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6CFA5631"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5AC987EA"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7675ED" w14:paraId="708F23C2"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081A2BF" w14:textId="43D23298" w:rsidR="007675ED" w:rsidRPr="0052425F" w:rsidRDefault="007675ED" w:rsidP="007675ED">
            <w:pPr>
              <w:pStyle w:val="Tabelle"/>
              <w:rPr>
                <w:rFonts w:ascii="Arial" w:hAnsi="Arial" w:cs="Arial"/>
                <w:b w:val="0"/>
                <w:color w:val="FF0000"/>
                <w:sz w:val="16"/>
                <w:szCs w:val="16"/>
              </w:rPr>
            </w:pPr>
            <w:proofErr w:type="spellStart"/>
            <w:r w:rsidRPr="0052425F">
              <w:rPr>
                <w:rFonts w:ascii="Arial" w:hAnsi="Arial" w:cs="Arial"/>
                <w:b w:val="0"/>
                <w:color w:val="FF0000"/>
                <w:sz w:val="16"/>
                <w:szCs w:val="16"/>
              </w:rPr>
              <w:t>weg.anz.rate.heimat</w:t>
            </w:r>
            <w:proofErr w:type="spellEnd"/>
          </w:p>
        </w:tc>
        <w:tc>
          <w:tcPr>
            <w:tcW w:w="992" w:type="dxa"/>
            <w:tcBorders>
              <w:top w:val="single" w:sz="8" w:space="0" w:color="0066CC"/>
              <w:left w:val="nil"/>
              <w:bottom w:val="single" w:sz="8" w:space="0" w:color="0066CC"/>
              <w:right w:val="nil"/>
            </w:tcBorders>
          </w:tcPr>
          <w:p w14:paraId="584D2D89" w14:textId="11881F9D" w:rsidR="007675ED" w:rsidRPr="0052425F" w:rsidRDefault="007675ED" w:rsidP="007675ED">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23D8CACC" w14:textId="1F995CB1" w:rsidR="007675ED" w:rsidRPr="0052425F" w:rsidRDefault="007675ED" w:rsidP="00840374">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Kumulativ</w:t>
            </w:r>
            <w:r w:rsidR="00691AF0" w:rsidRPr="0052425F">
              <w:rPr>
                <w:rFonts w:ascii="Arial" w:hAnsi="Arial" w:cs="Arial"/>
                <w:color w:val="FF0000"/>
                <w:sz w:val="16"/>
                <w:szCs w:val="16"/>
              </w:rPr>
              <w:t>e</w:t>
            </w:r>
            <w:r w:rsidRPr="0052425F">
              <w:rPr>
                <w:rFonts w:ascii="Arial" w:hAnsi="Arial" w:cs="Arial"/>
                <w:color w:val="FF0000"/>
                <w:sz w:val="16"/>
                <w:szCs w:val="16"/>
              </w:rPr>
              <w:t xml:space="preserve"> </w:t>
            </w:r>
            <w:proofErr w:type="spellStart"/>
            <w:r w:rsidRPr="0052425F">
              <w:rPr>
                <w:rFonts w:ascii="Arial" w:hAnsi="Arial" w:cs="Arial"/>
                <w:color w:val="FF0000"/>
                <w:sz w:val="16"/>
                <w:szCs w:val="16"/>
              </w:rPr>
              <w:t>Bestandesgrösse</w:t>
            </w:r>
            <w:proofErr w:type="spellEnd"/>
            <w:r w:rsidRPr="0052425F">
              <w:rPr>
                <w:rFonts w:ascii="Arial" w:hAnsi="Arial" w:cs="Arial"/>
                <w:color w:val="FF0000"/>
                <w:sz w:val="16"/>
                <w:szCs w:val="16"/>
              </w:rPr>
              <w:t xml:space="preserve"> in den Schwänzen der Altersverteilung, bei deren Unterschreitung für die betroffenen Altersjahre die Altersverteilung der Rate der Heimatkategorie unabhängig vo</w:t>
            </w:r>
            <w:r w:rsidR="00840374" w:rsidRPr="0052425F">
              <w:rPr>
                <w:rFonts w:ascii="Arial" w:hAnsi="Arial" w:cs="Arial"/>
                <w:color w:val="FF0000"/>
                <w:sz w:val="16"/>
                <w:szCs w:val="16"/>
              </w:rPr>
              <w:t>m</w:t>
            </w:r>
            <w:r w:rsidRPr="0052425F">
              <w:rPr>
                <w:rFonts w:ascii="Arial" w:hAnsi="Arial" w:cs="Arial"/>
                <w:color w:val="FF0000"/>
                <w:sz w:val="16"/>
                <w:szCs w:val="16"/>
              </w:rPr>
              <w:t xml:space="preserve"> Quartier verwendet wird</w:t>
            </w:r>
          </w:p>
        </w:tc>
        <w:tc>
          <w:tcPr>
            <w:tcW w:w="708" w:type="dxa"/>
            <w:tcBorders>
              <w:top w:val="single" w:sz="8" w:space="0" w:color="0066CC"/>
              <w:left w:val="nil"/>
              <w:bottom w:val="single" w:sz="8" w:space="0" w:color="0066CC"/>
              <w:right w:val="nil"/>
            </w:tcBorders>
          </w:tcPr>
          <w:p w14:paraId="4EE8A869" w14:textId="3CC84F54" w:rsidR="007675ED" w:rsidRPr="0052425F" w:rsidRDefault="007675ED" w:rsidP="007675ED">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200</w:t>
            </w:r>
          </w:p>
        </w:tc>
        <w:tc>
          <w:tcPr>
            <w:tcW w:w="709" w:type="dxa"/>
            <w:tcBorders>
              <w:top w:val="single" w:sz="8" w:space="0" w:color="0066CC"/>
              <w:left w:val="nil"/>
              <w:bottom w:val="single" w:sz="8" w:space="0" w:color="0066CC"/>
              <w:right w:val="nil"/>
            </w:tcBorders>
          </w:tcPr>
          <w:p w14:paraId="4E9195BE" w14:textId="6B982CCB" w:rsidR="007675ED" w:rsidRPr="0052425F" w:rsidRDefault="007675ED" w:rsidP="007675ED">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200</w:t>
            </w:r>
          </w:p>
        </w:tc>
        <w:tc>
          <w:tcPr>
            <w:tcW w:w="709" w:type="dxa"/>
            <w:tcBorders>
              <w:top w:val="single" w:sz="8" w:space="0" w:color="0066CC"/>
              <w:left w:val="nil"/>
              <w:bottom w:val="single" w:sz="8" w:space="0" w:color="0066CC"/>
              <w:right w:val="nil"/>
            </w:tcBorders>
          </w:tcPr>
          <w:p w14:paraId="422A6C72" w14:textId="47FB5B6F" w:rsidR="007675ED" w:rsidRPr="0052425F" w:rsidRDefault="007675ED" w:rsidP="007675ED">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200</w:t>
            </w:r>
          </w:p>
        </w:tc>
      </w:tr>
      <w:tr w:rsidR="007675ED" w14:paraId="399C1621"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FB6B0D2" w14:textId="7F218160" w:rsidR="007675ED" w:rsidRPr="0052425F" w:rsidRDefault="007675ED" w:rsidP="007675ED">
            <w:pPr>
              <w:pStyle w:val="Tabelle"/>
              <w:rPr>
                <w:rFonts w:ascii="Arial" w:hAnsi="Arial" w:cs="Arial"/>
                <w:b w:val="0"/>
                <w:color w:val="FF0000"/>
                <w:sz w:val="16"/>
                <w:szCs w:val="16"/>
              </w:rPr>
            </w:pPr>
            <w:proofErr w:type="spellStart"/>
            <w:r w:rsidRPr="0052425F">
              <w:rPr>
                <w:rFonts w:ascii="Arial" w:hAnsi="Arial" w:cs="Arial"/>
                <w:b w:val="0"/>
                <w:color w:val="FF0000"/>
                <w:sz w:val="16"/>
                <w:szCs w:val="16"/>
              </w:rPr>
              <w:t>weg.anz.rate.stadt</w:t>
            </w:r>
            <w:proofErr w:type="spellEnd"/>
          </w:p>
        </w:tc>
        <w:tc>
          <w:tcPr>
            <w:tcW w:w="992" w:type="dxa"/>
            <w:tcBorders>
              <w:top w:val="single" w:sz="8" w:space="0" w:color="0066CC"/>
              <w:left w:val="nil"/>
              <w:bottom w:val="single" w:sz="8" w:space="0" w:color="0066CC"/>
              <w:right w:val="nil"/>
            </w:tcBorders>
          </w:tcPr>
          <w:p w14:paraId="4EAA6DA9" w14:textId="53557DED" w:rsidR="007675ED" w:rsidRPr="0052425F" w:rsidRDefault="007675ED" w:rsidP="007675ED">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7B3DD285" w14:textId="11CCC97D" w:rsidR="007675ED" w:rsidRPr="0052425F" w:rsidRDefault="007675ED" w:rsidP="007675ED">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Kumulative </w:t>
            </w:r>
            <w:proofErr w:type="spellStart"/>
            <w:r w:rsidRPr="0052425F">
              <w:rPr>
                <w:rFonts w:ascii="Arial" w:hAnsi="Arial" w:cs="Arial"/>
                <w:color w:val="FF0000"/>
                <w:sz w:val="16"/>
                <w:szCs w:val="16"/>
              </w:rPr>
              <w:t>Bestandesgrösse</w:t>
            </w:r>
            <w:proofErr w:type="spellEnd"/>
            <w:r w:rsidRPr="0052425F">
              <w:rPr>
                <w:rFonts w:ascii="Arial" w:hAnsi="Arial" w:cs="Arial"/>
                <w:color w:val="FF0000"/>
                <w:sz w:val="16"/>
                <w:szCs w:val="16"/>
              </w:rPr>
              <w:t xml:space="preserve"> in den Schwänzen der Altersverteilung, bei deren Unterschreitung für die betroffenen Altersjahre die Altersverteilung der Rate der Stadt unabhängig von Heimatkategorie und Quartier verwendet wird</w:t>
            </w:r>
          </w:p>
        </w:tc>
        <w:tc>
          <w:tcPr>
            <w:tcW w:w="708" w:type="dxa"/>
            <w:tcBorders>
              <w:top w:val="single" w:sz="8" w:space="0" w:color="0066CC"/>
              <w:left w:val="nil"/>
              <w:bottom w:val="single" w:sz="8" w:space="0" w:color="0066CC"/>
              <w:right w:val="nil"/>
            </w:tcBorders>
          </w:tcPr>
          <w:p w14:paraId="0DC22843" w14:textId="785A7276" w:rsidR="007675ED" w:rsidRPr="0052425F" w:rsidRDefault="007675ED" w:rsidP="007675ED">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6C8F5433" w14:textId="40E5FF98" w:rsidR="007675ED" w:rsidRPr="0052425F" w:rsidRDefault="007675ED" w:rsidP="007675ED">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519E1BC4" w14:textId="528B4541" w:rsidR="007675ED" w:rsidRPr="0052425F" w:rsidRDefault="007675ED" w:rsidP="007675ED">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50</w:t>
            </w:r>
          </w:p>
        </w:tc>
      </w:tr>
      <w:tr w:rsidR="007675ED" w14:paraId="5BF8347B"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E583026" w14:textId="4FC4A215" w:rsidR="007675ED" w:rsidRPr="0052425F" w:rsidRDefault="007675ED" w:rsidP="007675ED">
            <w:pPr>
              <w:pStyle w:val="Tabelle"/>
              <w:rPr>
                <w:rFonts w:ascii="Arial" w:hAnsi="Arial" w:cs="Arial"/>
                <w:b w:val="0"/>
                <w:color w:val="FF0000"/>
                <w:sz w:val="16"/>
                <w:szCs w:val="16"/>
              </w:rPr>
            </w:pPr>
            <w:proofErr w:type="spellStart"/>
            <w:r w:rsidRPr="0052425F">
              <w:rPr>
                <w:rFonts w:ascii="Arial" w:hAnsi="Arial" w:cs="Arial"/>
                <w:b w:val="0"/>
                <w:color w:val="FF0000"/>
                <w:sz w:val="16"/>
                <w:szCs w:val="16"/>
              </w:rPr>
              <w:t>weg.anz.rate.const</w:t>
            </w:r>
            <w:proofErr w:type="spellEnd"/>
          </w:p>
        </w:tc>
        <w:tc>
          <w:tcPr>
            <w:tcW w:w="992" w:type="dxa"/>
            <w:tcBorders>
              <w:top w:val="single" w:sz="8" w:space="0" w:color="0066CC"/>
              <w:left w:val="nil"/>
              <w:bottom w:val="single" w:sz="8" w:space="0" w:color="0066CC"/>
              <w:right w:val="nil"/>
            </w:tcBorders>
          </w:tcPr>
          <w:p w14:paraId="483C2501" w14:textId="6D03ADE6" w:rsidR="007675ED" w:rsidRPr="0052425F" w:rsidRDefault="007675ED" w:rsidP="007675ED">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4664734D" w14:textId="41334B23" w:rsidR="007675ED" w:rsidRPr="0052425F" w:rsidRDefault="007675ED" w:rsidP="007675ED">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Kumulative </w:t>
            </w:r>
            <w:proofErr w:type="spellStart"/>
            <w:r w:rsidRPr="0052425F">
              <w:rPr>
                <w:rFonts w:ascii="Arial" w:hAnsi="Arial" w:cs="Arial"/>
                <w:color w:val="FF0000"/>
                <w:sz w:val="16"/>
                <w:szCs w:val="16"/>
              </w:rPr>
              <w:t>Bestandesgrösse</w:t>
            </w:r>
            <w:proofErr w:type="spellEnd"/>
            <w:r w:rsidRPr="0052425F">
              <w:rPr>
                <w:rFonts w:ascii="Arial" w:hAnsi="Arial" w:cs="Arial"/>
                <w:color w:val="FF0000"/>
                <w:sz w:val="16"/>
                <w:szCs w:val="16"/>
              </w:rPr>
              <w:t xml:space="preserve"> in den Schwänzen der Altersverteilung, bei deren Unterschreitung für die betroffenen Altersjahre eine konstante Rate verwendet wird</w:t>
            </w:r>
          </w:p>
        </w:tc>
        <w:tc>
          <w:tcPr>
            <w:tcW w:w="708" w:type="dxa"/>
            <w:tcBorders>
              <w:top w:val="single" w:sz="8" w:space="0" w:color="0066CC"/>
              <w:left w:val="nil"/>
              <w:bottom w:val="single" w:sz="8" w:space="0" w:color="0066CC"/>
              <w:right w:val="nil"/>
            </w:tcBorders>
          </w:tcPr>
          <w:p w14:paraId="16A825F2" w14:textId="67D65DD9" w:rsidR="007675ED" w:rsidRPr="0052425F" w:rsidRDefault="007675ED" w:rsidP="007675ED">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25</w:t>
            </w:r>
          </w:p>
        </w:tc>
        <w:tc>
          <w:tcPr>
            <w:tcW w:w="709" w:type="dxa"/>
            <w:tcBorders>
              <w:top w:val="single" w:sz="8" w:space="0" w:color="0066CC"/>
              <w:left w:val="nil"/>
              <w:bottom w:val="single" w:sz="8" w:space="0" w:color="0066CC"/>
              <w:right w:val="nil"/>
            </w:tcBorders>
          </w:tcPr>
          <w:p w14:paraId="4BC467A4" w14:textId="25DB2965" w:rsidR="007675ED" w:rsidRPr="0052425F" w:rsidRDefault="007675ED" w:rsidP="007675ED">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25</w:t>
            </w:r>
          </w:p>
        </w:tc>
        <w:tc>
          <w:tcPr>
            <w:tcW w:w="709" w:type="dxa"/>
            <w:tcBorders>
              <w:top w:val="single" w:sz="8" w:space="0" w:color="0066CC"/>
              <w:left w:val="nil"/>
              <w:bottom w:val="single" w:sz="8" w:space="0" w:color="0066CC"/>
              <w:right w:val="nil"/>
            </w:tcBorders>
          </w:tcPr>
          <w:p w14:paraId="48C8D74B" w14:textId="63CFE02E" w:rsidR="007675ED" w:rsidRPr="0052425F" w:rsidRDefault="007675ED" w:rsidP="007675ED">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25</w:t>
            </w:r>
          </w:p>
        </w:tc>
      </w:tr>
      <w:tr w:rsidR="007675ED" w14:paraId="61F0A8CD"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BF2B525" w14:textId="7CC82B1D" w:rsidR="007675ED" w:rsidRPr="0052425F" w:rsidRDefault="007675ED" w:rsidP="007675ED">
            <w:pPr>
              <w:pStyle w:val="Tabelle"/>
              <w:rPr>
                <w:rFonts w:ascii="Arial" w:hAnsi="Arial" w:cs="Arial"/>
                <w:b w:val="0"/>
                <w:color w:val="FF0000"/>
                <w:sz w:val="16"/>
                <w:szCs w:val="16"/>
              </w:rPr>
            </w:pPr>
            <w:proofErr w:type="spellStart"/>
            <w:r w:rsidRPr="0052425F">
              <w:rPr>
                <w:rFonts w:ascii="Arial" w:hAnsi="Arial" w:cs="Arial"/>
                <w:b w:val="0"/>
                <w:color w:val="FF0000"/>
                <w:sz w:val="16"/>
                <w:szCs w:val="16"/>
              </w:rPr>
              <w:t>weg.wert.rate.const</w:t>
            </w:r>
            <w:proofErr w:type="spellEnd"/>
          </w:p>
        </w:tc>
        <w:tc>
          <w:tcPr>
            <w:tcW w:w="992" w:type="dxa"/>
            <w:tcBorders>
              <w:top w:val="single" w:sz="8" w:space="0" w:color="0066CC"/>
              <w:left w:val="nil"/>
              <w:bottom w:val="single" w:sz="8" w:space="0" w:color="0066CC"/>
              <w:right w:val="nil"/>
            </w:tcBorders>
          </w:tcPr>
          <w:p w14:paraId="391C1E1D" w14:textId="5912969F" w:rsidR="007675ED" w:rsidRPr="0052425F" w:rsidRDefault="007675ED" w:rsidP="007675ED">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06BC17EE" w14:textId="580D4F3D" w:rsidR="007675ED" w:rsidRPr="0052425F" w:rsidRDefault="007675ED" w:rsidP="007675ED">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Konstanter Wert der Rate in den Schwänzen der Altersverteilung für Altersjahre deren kumulative </w:t>
            </w:r>
            <w:proofErr w:type="spellStart"/>
            <w:r w:rsidRPr="0052425F">
              <w:rPr>
                <w:rFonts w:ascii="Arial" w:hAnsi="Arial" w:cs="Arial"/>
                <w:color w:val="FF0000"/>
                <w:sz w:val="16"/>
                <w:szCs w:val="16"/>
              </w:rPr>
              <w:t>Bestandesgrösse</w:t>
            </w:r>
            <w:proofErr w:type="spellEnd"/>
            <w:r w:rsidRPr="0052425F">
              <w:rPr>
                <w:rFonts w:ascii="Arial" w:hAnsi="Arial" w:cs="Arial"/>
                <w:color w:val="FF0000"/>
                <w:sz w:val="16"/>
                <w:szCs w:val="16"/>
              </w:rPr>
              <w:t xml:space="preserve"> kleiner als </w:t>
            </w:r>
            <w:proofErr w:type="spellStart"/>
            <w:r w:rsidRPr="0052425F">
              <w:rPr>
                <w:rFonts w:ascii="Arial" w:hAnsi="Arial" w:cs="Arial"/>
                <w:color w:val="FF0000"/>
                <w:sz w:val="16"/>
                <w:szCs w:val="16"/>
              </w:rPr>
              <w:t>weg.anz.rate.const</w:t>
            </w:r>
            <w:proofErr w:type="spellEnd"/>
            <w:r w:rsidRPr="0052425F">
              <w:rPr>
                <w:rFonts w:ascii="Arial" w:hAnsi="Arial" w:cs="Arial"/>
                <w:color w:val="FF0000"/>
                <w:sz w:val="16"/>
                <w:szCs w:val="16"/>
              </w:rPr>
              <w:t xml:space="preserve"> </w:t>
            </w:r>
          </w:p>
        </w:tc>
        <w:tc>
          <w:tcPr>
            <w:tcW w:w="708" w:type="dxa"/>
            <w:tcBorders>
              <w:top w:val="single" w:sz="8" w:space="0" w:color="0066CC"/>
              <w:left w:val="nil"/>
              <w:bottom w:val="single" w:sz="8" w:space="0" w:color="0066CC"/>
              <w:right w:val="nil"/>
            </w:tcBorders>
          </w:tcPr>
          <w:p w14:paraId="78EEAD52" w14:textId="7E7A0215" w:rsidR="007675ED" w:rsidRPr="0052425F" w:rsidRDefault="007675ED" w:rsidP="007675ED">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777C14E7" w14:textId="29AEEB99" w:rsidR="007675ED" w:rsidRPr="0052425F" w:rsidRDefault="007675ED" w:rsidP="007675ED">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6E3AD455" w14:textId="36910BBF" w:rsidR="007675ED" w:rsidRPr="0052425F" w:rsidRDefault="007675ED" w:rsidP="007675ED">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0</w:t>
            </w:r>
          </w:p>
        </w:tc>
      </w:tr>
      <w:tr w:rsidR="00963420" w14:paraId="6DF25B04"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E6B68FF" w14:textId="77777777" w:rsidR="00963420" w:rsidRPr="0052425F" w:rsidRDefault="00963420" w:rsidP="00543933">
            <w:pPr>
              <w:pStyle w:val="Tabelle"/>
              <w:rPr>
                <w:rFonts w:ascii="Arial" w:hAnsi="Arial" w:cs="Arial"/>
                <w:b w:val="0"/>
                <w:bCs/>
                <w:color w:val="FF0000"/>
                <w:sz w:val="16"/>
                <w:szCs w:val="16"/>
                <w:lang w:eastAsia="en-US"/>
              </w:rPr>
            </w:pPr>
            <w:proofErr w:type="spellStart"/>
            <w:r w:rsidRPr="0052425F">
              <w:rPr>
                <w:rFonts w:ascii="Arial" w:hAnsi="Arial" w:cs="Arial"/>
                <w:b w:val="0"/>
                <w:color w:val="FF0000"/>
                <w:sz w:val="16"/>
                <w:szCs w:val="16"/>
              </w:rPr>
              <w:t>weg.rate.anteil.trend</w:t>
            </w:r>
            <w:proofErr w:type="spellEnd"/>
          </w:p>
        </w:tc>
        <w:tc>
          <w:tcPr>
            <w:tcW w:w="992" w:type="dxa"/>
            <w:tcBorders>
              <w:top w:val="single" w:sz="8" w:space="0" w:color="0066CC"/>
              <w:left w:val="nil"/>
              <w:bottom w:val="single" w:sz="8" w:space="0" w:color="0066CC"/>
              <w:right w:val="nil"/>
            </w:tcBorders>
          </w:tcPr>
          <w:p w14:paraId="59A7E609" w14:textId="77777777" w:rsidR="00963420" w:rsidRPr="0052425F" w:rsidRDefault="00963420"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1930DA96" w14:textId="77777777" w:rsidR="00963420" w:rsidRPr="0052425F" w:rsidRDefault="00963420"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Wegzugsrate: Trend zusätzlich zum Mittel; 100 % heisst, dass 100 % der Differenz zwischen Trend und Mittel zum Mittel dazukommt (d.h. gleich Trend)</w:t>
            </w:r>
          </w:p>
        </w:tc>
        <w:tc>
          <w:tcPr>
            <w:tcW w:w="708" w:type="dxa"/>
            <w:tcBorders>
              <w:top w:val="single" w:sz="8" w:space="0" w:color="0066CC"/>
              <w:left w:val="nil"/>
              <w:bottom w:val="single" w:sz="8" w:space="0" w:color="0066CC"/>
              <w:right w:val="nil"/>
            </w:tcBorders>
          </w:tcPr>
          <w:p w14:paraId="023E74E1" w14:textId="77777777" w:rsidR="00963420" w:rsidRPr="0052425F" w:rsidRDefault="00963420"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31167AAF" w14:textId="77777777" w:rsidR="00963420" w:rsidRPr="0052425F" w:rsidRDefault="00963420"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466D6617" w14:textId="77777777" w:rsidR="00963420" w:rsidRPr="0052425F" w:rsidRDefault="00963420"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r>
      <w:tr w:rsidR="00963420" w14:paraId="45B9B291"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59AA06B" w14:textId="77777777" w:rsidR="00963420" w:rsidRPr="0052425F" w:rsidRDefault="00963420" w:rsidP="00543933">
            <w:pPr>
              <w:pStyle w:val="Tabelle"/>
              <w:rPr>
                <w:rFonts w:ascii="Arial" w:hAnsi="Arial" w:cs="Arial"/>
                <w:b w:val="0"/>
                <w:bCs/>
                <w:color w:val="FF0000"/>
                <w:sz w:val="16"/>
                <w:szCs w:val="16"/>
                <w:lang w:eastAsia="en-US"/>
              </w:rPr>
            </w:pPr>
            <w:proofErr w:type="spellStart"/>
            <w:r w:rsidRPr="0052425F">
              <w:rPr>
                <w:rFonts w:ascii="Arial" w:hAnsi="Arial" w:cs="Arial"/>
                <w:b w:val="0"/>
                <w:color w:val="FF0000"/>
                <w:sz w:val="16"/>
                <w:szCs w:val="16"/>
              </w:rPr>
              <w:t>weg.rate.grenze.prozent</w:t>
            </w:r>
            <w:proofErr w:type="spellEnd"/>
          </w:p>
        </w:tc>
        <w:tc>
          <w:tcPr>
            <w:tcW w:w="992" w:type="dxa"/>
            <w:tcBorders>
              <w:top w:val="single" w:sz="8" w:space="0" w:color="0066CC"/>
              <w:left w:val="nil"/>
              <w:bottom w:val="single" w:sz="8" w:space="0" w:color="0066CC"/>
              <w:right w:val="nil"/>
            </w:tcBorders>
          </w:tcPr>
          <w:p w14:paraId="1808D502" w14:textId="77777777" w:rsidR="00963420" w:rsidRPr="0052425F" w:rsidRDefault="00963420"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25E060AE" w14:textId="77777777" w:rsidR="00963420" w:rsidRPr="0052425F" w:rsidRDefault="00963420"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Wegzugsrate: Änderung der Zuzugsrate nicht mehr als Anzahl Prozent vom Basis-Mittelwert (z.B. +/- 20 %; im Code ohnehin immer grösser-gleich Null)</w:t>
            </w:r>
          </w:p>
        </w:tc>
        <w:tc>
          <w:tcPr>
            <w:tcW w:w="708" w:type="dxa"/>
            <w:tcBorders>
              <w:top w:val="single" w:sz="8" w:space="0" w:color="0066CC"/>
              <w:left w:val="nil"/>
              <w:bottom w:val="single" w:sz="8" w:space="0" w:color="0066CC"/>
              <w:right w:val="nil"/>
            </w:tcBorders>
          </w:tcPr>
          <w:p w14:paraId="2BE9BA78" w14:textId="77777777" w:rsidR="00963420" w:rsidRPr="0052425F" w:rsidRDefault="00963420"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40A35D78" w14:textId="77777777" w:rsidR="00963420" w:rsidRPr="0052425F" w:rsidRDefault="00963420"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56459032" w14:textId="77777777" w:rsidR="00963420" w:rsidRPr="0052425F" w:rsidRDefault="00963420"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r>
      <w:tr w:rsidR="00963420" w14:paraId="404B7828"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0044DCE" w14:textId="77777777" w:rsidR="00963420" w:rsidRPr="0052425F" w:rsidRDefault="00963420" w:rsidP="00543933">
            <w:pPr>
              <w:pStyle w:val="Tabelle"/>
              <w:rPr>
                <w:rFonts w:ascii="Arial" w:hAnsi="Arial" w:cs="Arial"/>
                <w:b w:val="0"/>
                <w:bCs/>
                <w:color w:val="FF0000"/>
                <w:sz w:val="16"/>
                <w:szCs w:val="16"/>
                <w:lang w:eastAsia="en-US"/>
              </w:rPr>
            </w:pPr>
            <w:proofErr w:type="spellStart"/>
            <w:r w:rsidRPr="0052425F">
              <w:rPr>
                <w:rFonts w:ascii="Arial" w:hAnsi="Arial" w:cs="Arial"/>
                <w:b w:val="0"/>
                <w:color w:val="FF0000"/>
                <w:sz w:val="16"/>
                <w:szCs w:val="16"/>
              </w:rPr>
              <w:t>weg.rate.window.grenz</w:t>
            </w:r>
            <w:proofErr w:type="spellEnd"/>
          </w:p>
        </w:tc>
        <w:tc>
          <w:tcPr>
            <w:tcW w:w="992" w:type="dxa"/>
            <w:tcBorders>
              <w:top w:val="single" w:sz="8" w:space="0" w:color="0066CC"/>
              <w:left w:val="nil"/>
              <w:bottom w:val="single" w:sz="8" w:space="0" w:color="0066CC"/>
              <w:right w:val="nil"/>
            </w:tcBorders>
          </w:tcPr>
          <w:p w14:paraId="4029853E" w14:textId="77777777" w:rsidR="00963420" w:rsidRPr="0052425F" w:rsidRDefault="00963420"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13E97837" w14:textId="77777777" w:rsidR="00963420" w:rsidRPr="0052425F" w:rsidRDefault="00963420"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Wegzugsrate: Filter über Kalenderjahre (wenn Kurve wegen der gewählten Grenze einen Knick hat)</w:t>
            </w:r>
          </w:p>
        </w:tc>
        <w:tc>
          <w:tcPr>
            <w:tcW w:w="708" w:type="dxa"/>
            <w:tcBorders>
              <w:top w:val="single" w:sz="8" w:space="0" w:color="0066CC"/>
              <w:left w:val="nil"/>
              <w:bottom w:val="single" w:sz="8" w:space="0" w:color="0066CC"/>
              <w:right w:val="nil"/>
            </w:tcBorders>
          </w:tcPr>
          <w:p w14:paraId="7EB58B67" w14:textId="77777777" w:rsidR="00963420" w:rsidRPr="0052425F" w:rsidRDefault="00963420"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13</w:t>
            </w:r>
          </w:p>
        </w:tc>
        <w:tc>
          <w:tcPr>
            <w:tcW w:w="709" w:type="dxa"/>
            <w:tcBorders>
              <w:top w:val="single" w:sz="8" w:space="0" w:color="0066CC"/>
              <w:left w:val="nil"/>
              <w:bottom w:val="single" w:sz="8" w:space="0" w:color="0066CC"/>
              <w:right w:val="nil"/>
            </w:tcBorders>
          </w:tcPr>
          <w:p w14:paraId="15B1DBD1" w14:textId="77777777" w:rsidR="00963420" w:rsidRPr="0052425F" w:rsidRDefault="00963420"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13</w:t>
            </w:r>
          </w:p>
        </w:tc>
        <w:tc>
          <w:tcPr>
            <w:tcW w:w="709" w:type="dxa"/>
            <w:tcBorders>
              <w:top w:val="single" w:sz="8" w:space="0" w:color="0066CC"/>
              <w:left w:val="nil"/>
              <w:bottom w:val="single" w:sz="8" w:space="0" w:color="0066CC"/>
              <w:right w:val="nil"/>
            </w:tcBorders>
          </w:tcPr>
          <w:p w14:paraId="634A9BE4" w14:textId="77777777" w:rsidR="00963420" w:rsidRPr="0052425F" w:rsidRDefault="00963420"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13</w:t>
            </w:r>
          </w:p>
        </w:tc>
      </w:tr>
      <w:tr w:rsidR="007E5126" w14:paraId="0449FA86"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86C4488" w14:textId="5FD6D571" w:rsidR="007E5126" w:rsidRPr="0052425F" w:rsidRDefault="007E5126" w:rsidP="00543933">
            <w:pPr>
              <w:pStyle w:val="Tabelle"/>
              <w:rPr>
                <w:rFonts w:ascii="Arial" w:hAnsi="Arial" w:cs="Arial"/>
                <w:b w:val="0"/>
                <w:bCs/>
                <w:color w:val="FF0000"/>
                <w:sz w:val="16"/>
                <w:szCs w:val="16"/>
                <w:lang w:eastAsia="en-US"/>
              </w:rPr>
            </w:pPr>
            <w:proofErr w:type="spellStart"/>
            <w:r w:rsidRPr="0052425F">
              <w:rPr>
                <w:rFonts w:ascii="Arial" w:hAnsi="Arial" w:cs="Arial"/>
                <w:b w:val="0"/>
                <w:color w:val="FF0000"/>
                <w:sz w:val="16"/>
                <w:szCs w:val="16"/>
              </w:rPr>
              <w:t>weg.sp.rate.stadt</w:t>
            </w:r>
            <w:proofErr w:type="spellEnd"/>
          </w:p>
        </w:tc>
        <w:tc>
          <w:tcPr>
            <w:tcW w:w="992" w:type="dxa"/>
            <w:tcBorders>
              <w:top w:val="single" w:sz="8" w:space="0" w:color="0066CC"/>
              <w:left w:val="nil"/>
              <w:bottom w:val="single" w:sz="8" w:space="0" w:color="0066CC"/>
              <w:right w:val="nil"/>
            </w:tcBorders>
          </w:tcPr>
          <w:p w14:paraId="7C8DF756" w14:textId="77777777" w:rsidR="007E5126" w:rsidRPr="0052425F" w:rsidRDefault="007E5126"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6D568797" w14:textId="4EF733D2" w:rsidR="007E5126" w:rsidRPr="0052425F" w:rsidRDefault="007E5126"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 xml:space="preserve">Wegzugsrate: </w:t>
            </w:r>
            <w:r w:rsidR="00BA7A46" w:rsidRPr="0052425F">
              <w:rPr>
                <w:rFonts w:ascii="Arial" w:hAnsi="Arial" w:cs="Arial"/>
                <w:color w:val="FF0000"/>
                <w:sz w:val="16"/>
                <w:szCs w:val="16"/>
              </w:rPr>
              <w:t>«</w:t>
            </w:r>
            <w:proofErr w:type="spellStart"/>
            <w:r w:rsidR="00BA7A46" w:rsidRPr="0052425F">
              <w:rPr>
                <w:rFonts w:ascii="Arial" w:hAnsi="Arial" w:cs="Arial"/>
                <w:color w:val="FF0000"/>
                <w:sz w:val="16"/>
                <w:szCs w:val="16"/>
              </w:rPr>
              <w:t>Smoothness</w:t>
            </w:r>
            <w:proofErr w:type="spellEnd"/>
            <w:r w:rsidR="00BA7A46" w:rsidRPr="0052425F">
              <w:rPr>
                <w:rFonts w:ascii="Arial" w:hAnsi="Arial" w:cs="Arial"/>
                <w:color w:val="FF0000"/>
                <w:sz w:val="16"/>
                <w:szCs w:val="16"/>
              </w:rPr>
              <w:t>-Parameter»</w:t>
            </w:r>
            <w:r w:rsidRPr="0052425F">
              <w:rPr>
                <w:rFonts w:ascii="Arial" w:hAnsi="Arial" w:cs="Arial"/>
                <w:color w:val="FF0000"/>
                <w:sz w:val="16"/>
                <w:szCs w:val="16"/>
              </w:rPr>
              <w:t xml:space="preserve"> für Schätzung der Altersverteilung der Rate für gesamte Stadt (falls NA wird </w:t>
            </w:r>
            <w:r w:rsidR="00BA7A46" w:rsidRPr="0052425F">
              <w:rPr>
                <w:rFonts w:ascii="Arial" w:hAnsi="Arial" w:cs="Arial"/>
                <w:color w:val="FF0000"/>
                <w:sz w:val="16"/>
                <w:szCs w:val="16"/>
              </w:rPr>
              <w:t>«</w:t>
            </w:r>
            <w:proofErr w:type="spellStart"/>
            <w:r w:rsidR="00BA7A46" w:rsidRPr="0052425F">
              <w:rPr>
                <w:rFonts w:ascii="Arial" w:hAnsi="Arial" w:cs="Arial"/>
                <w:color w:val="FF0000"/>
                <w:sz w:val="16"/>
                <w:szCs w:val="16"/>
              </w:rPr>
              <w:t>Smoothness</w:t>
            </w:r>
            <w:proofErr w:type="spellEnd"/>
            <w:r w:rsidR="00BA7A46" w:rsidRPr="0052425F">
              <w:rPr>
                <w:rFonts w:ascii="Arial" w:hAnsi="Arial" w:cs="Arial"/>
                <w:color w:val="FF0000"/>
                <w:sz w:val="16"/>
                <w:szCs w:val="16"/>
              </w:rPr>
              <w:t>-Parameter»</w:t>
            </w:r>
            <w:r w:rsidRPr="0052425F">
              <w:rPr>
                <w:rFonts w:ascii="Arial" w:hAnsi="Arial" w:cs="Arial"/>
                <w:color w:val="FF0000"/>
                <w:sz w:val="16"/>
                <w:szCs w:val="16"/>
              </w:rPr>
              <w:t xml:space="preserve"> adaptiv bestimmt)</w:t>
            </w:r>
          </w:p>
        </w:tc>
        <w:tc>
          <w:tcPr>
            <w:tcW w:w="708" w:type="dxa"/>
            <w:tcBorders>
              <w:top w:val="single" w:sz="8" w:space="0" w:color="0066CC"/>
              <w:left w:val="nil"/>
              <w:bottom w:val="single" w:sz="8" w:space="0" w:color="0066CC"/>
              <w:right w:val="nil"/>
            </w:tcBorders>
          </w:tcPr>
          <w:p w14:paraId="2B9C94AF" w14:textId="77777777" w:rsidR="007E5126" w:rsidRPr="0052425F" w:rsidRDefault="007E5126"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3100B58C" w14:textId="77777777" w:rsidR="007E5126" w:rsidRPr="0052425F" w:rsidRDefault="007E5126"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034189A4" w14:textId="77777777" w:rsidR="007E5126" w:rsidRPr="0052425F" w:rsidRDefault="007E5126"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6C2AD2" w14:paraId="1F5C9851"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3AA7421" w14:textId="77777777" w:rsidR="006C2AD2" w:rsidRPr="0052425F" w:rsidRDefault="006C2AD2" w:rsidP="00543933">
            <w:pPr>
              <w:pStyle w:val="Tabelle"/>
              <w:rPr>
                <w:rFonts w:ascii="Arial" w:hAnsi="Arial" w:cs="Arial"/>
                <w:b w:val="0"/>
                <w:bCs/>
                <w:color w:val="FF0000"/>
                <w:sz w:val="16"/>
                <w:szCs w:val="16"/>
                <w:lang w:eastAsia="en-US"/>
              </w:rPr>
            </w:pPr>
            <w:r w:rsidRPr="0052425F">
              <w:rPr>
                <w:rFonts w:ascii="Arial" w:hAnsi="Arial" w:cs="Arial"/>
                <w:b w:val="0"/>
                <w:bCs/>
                <w:color w:val="FF0000"/>
                <w:sz w:val="16"/>
                <w:szCs w:val="16"/>
                <w:lang w:eastAsia="en-US"/>
              </w:rPr>
              <w:t>weg.sp.rate.heimat1</w:t>
            </w:r>
          </w:p>
        </w:tc>
        <w:tc>
          <w:tcPr>
            <w:tcW w:w="992" w:type="dxa"/>
            <w:tcBorders>
              <w:top w:val="single" w:sz="8" w:space="0" w:color="0066CC"/>
              <w:left w:val="nil"/>
              <w:bottom w:val="single" w:sz="8" w:space="0" w:color="0066CC"/>
              <w:right w:val="nil"/>
            </w:tcBorders>
          </w:tcPr>
          <w:p w14:paraId="6D3615E3" w14:textId="77777777" w:rsidR="006C2AD2" w:rsidRPr="0052425F" w:rsidRDefault="006C2AD2"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4EF2A810" w14:textId="23C2DAA6" w:rsidR="006C2AD2" w:rsidRPr="0052425F" w:rsidRDefault="006C2AD2"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 xml:space="preserve">Wegzugsrate: </w:t>
            </w:r>
            <w:r w:rsidR="00BA7A46" w:rsidRPr="0052425F">
              <w:rPr>
                <w:rFonts w:ascii="Arial" w:hAnsi="Arial" w:cs="Arial"/>
                <w:color w:val="FF0000"/>
                <w:sz w:val="16"/>
                <w:szCs w:val="16"/>
              </w:rPr>
              <w:t>«</w:t>
            </w:r>
            <w:proofErr w:type="spellStart"/>
            <w:r w:rsidR="00BA7A46" w:rsidRPr="0052425F">
              <w:rPr>
                <w:rFonts w:ascii="Arial" w:hAnsi="Arial" w:cs="Arial"/>
                <w:color w:val="FF0000"/>
                <w:sz w:val="16"/>
                <w:szCs w:val="16"/>
              </w:rPr>
              <w:t>Smoothness</w:t>
            </w:r>
            <w:proofErr w:type="spellEnd"/>
            <w:r w:rsidR="00BA7A46" w:rsidRPr="0052425F">
              <w:rPr>
                <w:rFonts w:ascii="Arial" w:hAnsi="Arial" w:cs="Arial"/>
                <w:color w:val="FF0000"/>
                <w:sz w:val="16"/>
                <w:szCs w:val="16"/>
              </w:rPr>
              <w:t>-Parameter»</w:t>
            </w:r>
            <w:r w:rsidRPr="0052425F">
              <w:rPr>
                <w:rFonts w:ascii="Arial" w:hAnsi="Arial" w:cs="Arial"/>
                <w:color w:val="FF0000"/>
                <w:sz w:val="16"/>
                <w:szCs w:val="16"/>
              </w:rPr>
              <w:t xml:space="preserve"> für Schätzung der Altersverteilung der Rate für Heimat Schweiz (falls NA wird </w:t>
            </w:r>
            <w:r w:rsidR="00BA7A46" w:rsidRPr="0052425F">
              <w:rPr>
                <w:rFonts w:ascii="Arial" w:hAnsi="Arial" w:cs="Arial"/>
                <w:color w:val="FF0000"/>
                <w:sz w:val="16"/>
                <w:szCs w:val="16"/>
              </w:rPr>
              <w:t>«</w:t>
            </w:r>
            <w:proofErr w:type="spellStart"/>
            <w:r w:rsidR="00BA7A46" w:rsidRPr="0052425F">
              <w:rPr>
                <w:rFonts w:ascii="Arial" w:hAnsi="Arial" w:cs="Arial"/>
                <w:color w:val="FF0000"/>
                <w:sz w:val="16"/>
                <w:szCs w:val="16"/>
              </w:rPr>
              <w:t>Smoothness</w:t>
            </w:r>
            <w:proofErr w:type="spellEnd"/>
            <w:r w:rsidR="00BA7A46" w:rsidRPr="0052425F">
              <w:rPr>
                <w:rFonts w:ascii="Arial" w:hAnsi="Arial" w:cs="Arial"/>
                <w:color w:val="FF0000"/>
                <w:sz w:val="16"/>
                <w:szCs w:val="16"/>
              </w:rPr>
              <w:t>-Parameter»</w:t>
            </w:r>
            <w:r w:rsidRPr="0052425F">
              <w:rPr>
                <w:rFonts w:ascii="Arial" w:hAnsi="Arial" w:cs="Arial"/>
                <w:color w:val="FF0000"/>
                <w:sz w:val="16"/>
                <w:szCs w:val="16"/>
              </w:rPr>
              <w:t xml:space="preserve"> adaptiv bestimmt)</w:t>
            </w:r>
          </w:p>
        </w:tc>
        <w:tc>
          <w:tcPr>
            <w:tcW w:w="708" w:type="dxa"/>
            <w:tcBorders>
              <w:top w:val="single" w:sz="8" w:space="0" w:color="0066CC"/>
              <w:left w:val="nil"/>
              <w:bottom w:val="single" w:sz="8" w:space="0" w:color="0066CC"/>
              <w:right w:val="nil"/>
            </w:tcBorders>
          </w:tcPr>
          <w:p w14:paraId="4E265EBB" w14:textId="77777777" w:rsidR="006C2AD2" w:rsidRPr="0052425F" w:rsidRDefault="006C2AD2"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310CFB82" w14:textId="77777777" w:rsidR="006C2AD2" w:rsidRPr="0052425F" w:rsidRDefault="006C2AD2"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5A198051" w14:textId="77777777" w:rsidR="006C2AD2" w:rsidRPr="0052425F" w:rsidRDefault="006C2AD2"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6C2AD2" w14:paraId="183E020D"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2B8A4C3" w14:textId="01A0DDEF" w:rsidR="006C2AD2" w:rsidRPr="0052425F" w:rsidRDefault="006C2AD2" w:rsidP="006C2AD2">
            <w:pPr>
              <w:pStyle w:val="Tabelle"/>
              <w:rPr>
                <w:rFonts w:ascii="Arial" w:hAnsi="Arial" w:cs="Arial"/>
                <w:b w:val="0"/>
                <w:bCs/>
                <w:color w:val="FF0000"/>
                <w:sz w:val="16"/>
                <w:szCs w:val="16"/>
                <w:lang w:eastAsia="en-US"/>
              </w:rPr>
            </w:pPr>
            <w:r w:rsidRPr="0052425F">
              <w:rPr>
                <w:rFonts w:ascii="Arial" w:hAnsi="Arial" w:cs="Arial"/>
                <w:b w:val="0"/>
                <w:bCs/>
                <w:color w:val="FF0000"/>
                <w:sz w:val="16"/>
                <w:szCs w:val="16"/>
                <w:lang w:eastAsia="en-US"/>
              </w:rPr>
              <w:t>weg.sp.rate.heimat2</w:t>
            </w:r>
          </w:p>
        </w:tc>
        <w:tc>
          <w:tcPr>
            <w:tcW w:w="992" w:type="dxa"/>
            <w:tcBorders>
              <w:top w:val="single" w:sz="8" w:space="0" w:color="0066CC"/>
              <w:left w:val="nil"/>
              <w:bottom w:val="single" w:sz="8" w:space="0" w:color="0066CC"/>
              <w:right w:val="nil"/>
            </w:tcBorders>
          </w:tcPr>
          <w:p w14:paraId="3095D01E" w14:textId="77777777" w:rsidR="006C2AD2" w:rsidRPr="0052425F" w:rsidRDefault="006C2AD2"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7E5DD6E7" w14:textId="23312E68" w:rsidR="006C2AD2" w:rsidRPr="0052425F" w:rsidRDefault="00CF1F1D"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 xml:space="preserve">Wegzugsrate: </w:t>
            </w:r>
            <w:r w:rsidR="00BA7A46" w:rsidRPr="0052425F">
              <w:rPr>
                <w:rFonts w:ascii="Arial" w:hAnsi="Arial" w:cs="Arial"/>
                <w:color w:val="FF0000"/>
                <w:sz w:val="16"/>
                <w:szCs w:val="16"/>
              </w:rPr>
              <w:t>«</w:t>
            </w:r>
            <w:proofErr w:type="spellStart"/>
            <w:r w:rsidR="00BA7A46" w:rsidRPr="0052425F">
              <w:rPr>
                <w:rFonts w:ascii="Arial" w:hAnsi="Arial" w:cs="Arial"/>
                <w:color w:val="FF0000"/>
                <w:sz w:val="16"/>
                <w:szCs w:val="16"/>
              </w:rPr>
              <w:t>Smoothness</w:t>
            </w:r>
            <w:proofErr w:type="spellEnd"/>
            <w:r w:rsidR="00BA7A46" w:rsidRPr="0052425F">
              <w:rPr>
                <w:rFonts w:ascii="Arial" w:hAnsi="Arial" w:cs="Arial"/>
                <w:color w:val="FF0000"/>
                <w:sz w:val="16"/>
                <w:szCs w:val="16"/>
              </w:rPr>
              <w:t>-Parameter»</w:t>
            </w:r>
            <w:r w:rsidRPr="0052425F">
              <w:rPr>
                <w:rFonts w:ascii="Arial" w:hAnsi="Arial" w:cs="Arial"/>
                <w:color w:val="FF0000"/>
                <w:sz w:val="16"/>
                <w:szCs w:val="16"/>
              </w:rPr>
              <w:t xml:space="preserve"> für Schätzung der Altersverteilung der Rate für Heimat Deutschsprachiges Europa (falls NA wird </w:t>
            </w:r>
            <w:r w:rsidR="00BA7A46" w:rsidRPr="0052425F">
              <w:rPr>
                <w:rFonts w:ascii="Arial" w:hAnsi="Arial" w:cs="Arial"/>
                <w:color w:val="FF0000"/>
                <w:sz w:val="16"/>
                <w:szCs w:val="16"/>
              </w:rPr>
              <w:t>«</w:t>
            </w:r>
            <w:proofErr w:type="spellStart"/>
            <w:r w:rsidR="00BA7A46" w:rsidRPr="0052425F">
              <w:rPr>
                <w:rFonts w:ascii="Arial" w:hAnsi="Arial" w:cs="Arial"/>
                <w:color w:val="FF0000"/>
                <w:sz w:val="16"/>
                <w:szCs w:val="16"/>
              </w:rPr>
              <w:t>Smoothness</w:t>
            </w:r>
            <w:proofErr w:type="spellEnd"/>
            <w:r w:rsidR="00BA7A46" w:rsidRPr="0052425F">
              <w:rPr>
                <w:rFonts w:ascii="Arial" w:hAnsi="Arial" w:cs="Arial"/>
                <w:color w:val="FF0000"/>
                <w:sz w:val="16"/>
                <w:szCs w:val="16"/>
              </w:rPr>
              <w:t>-Parameter»</w:t>
            </w:r>
            <w:r w:rsidRPr="0052425F">
              <w:rPr>
                <w:rFonts w:ascii="Arial" w:hAnsi="Arial" w:cs="Arial"/>
                <w:color w:val="FF0000"/>
                <w:sz w:val="16"/>
                <w:szCs w:val="16"/>
              </w:rPr>
              <w:t xml:space="preserve"> adaptiv bestimmt)</w:t>
            </w:r>
          </w:p>
        </w:tc>
        <w:tc>
          <w:tcPr>
            <w:tcW w:w="708" w:type="dxa"/>
            <w:tcBorders>
              <w:top w:val="single" w:sz="8" w:space="0" w:color="0066CC"/>
              <w:left w:val="nil"/>
              <w:bottom w:val="single" w:sz="8" w:space="0" w:color="0066CC"/>
              <w:right w:val="nil"/>
            </w:tcBorders>
          </w:tcPr>
          <w:p w14:paraId="710A4B1C" w14:textId="77777777" w:rsidR="006C2AD2" w:rsidRPr="0052425F" w:rsidRDefault="006C2AD2"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32F0604B" w14:textId="77777777" w:rsidR="006C2AD2" w:rsidRPr="0052425F" w:rsidRDefault="006C2AD2"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4AAADF1C" w14:textId="77777777" w:rsidR="006C2AD2" w:rsidRPr="0052425F" w:rsidRDefault="006C2AD2"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6C2AD2" w14:paraId="26628AA6"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06642C0" w14:textId="6B6DB03B" w:rsidR="006C2AD2" w:rsidRPr="0052425F" w:rsidRDefault="006C2AD2" w:rsidP="00543933">
            <w:pPr>
              <w:pStyle w:val="Tabelle"/>
              <w:rPr>
                <w:rFonts w:ascii="Arial" w:hAnsi="Arial" w:cs="Arial"/>
                <w:b w:val="0"/>
                <w:bCs/>
                <w:color w:val="FF0000"/>
                <w:sz w:val="16"/>
                <w:szCs w:val="16"/>
                <w:lang w:eastAsia="en-US"/>
              </w:rPr>
            </w:pPr>
            <w:r w:rsidRPr="0052425F">
              <w:rPr>
                <w:rFonts w:ascii="Arial" w:hAnsi="Arial" w:cs="Arial"/>
                <w:b w:val="0"/>
                <w:bCs/>
                <w:color w:val="FF0000"/>
                <w:sz w:val="16"/>
                <w:szCs w:val="16"/>
                <w:lang w:eastAsia="en-US"/>
              </w:rPr>
              <w:t>weg.sp.rate.heimat3</w:t>
            </w:r>
          </w:p>
        </w:tc>
        <w:tc>
          <w:tcPr>
            <w:tcW w:w="992" w:type="dxa"/>
            <w:tcBorders>
              <w:top w:val="single" w:sz="8" w:space="0" w:color="0066CC"/>
              <w:left w:val="nil"/>
              <w:bottom w:val="single" w:sz="8" w:space="0" w:color="0066CC"/>
              <w:right w:val="nil"/>
            </w:tcBorders>
          </w:tcPr>
          <w:p w14:paraId="3E1B7A45" w14:textId="77777777" w:rsidR="006C2AD2" w:rsidRPr="0052425F" w:rsidRDefault="006C2AD2"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3F2E7D96" w14:textId="72B81294" w:rsidR="006C2AD2" w:rsidRPr="0052425F" w:rsidRDefault="00CF1F1D"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 xml:space="preserve">Wegzugsrate: </w:t>
            </w:r>
            <w:r w:rsidR="00BA7A46" w:rsidRPr="0052425F">
              <w:rPr>
                <w:rFonts w:ascii="Arial" w:hAnsi="Arial" w:cs="Arial"/>
                <w:color w:val="FF0000"/>
                <w:sz w:val="16"/>
                <w:szCs w:val="16"/>
              </w:rPr>
              <w:t>«</w:t>
            </w:r>
            <w:proofErr w:type="spellStart"/>
            <w:r w:rsidR="00BA7A46" w:rsidRPr="0052425F">
              <w:rPr>
                <w:rFonts w:ascii="Arial" w:hAnsi="Arial" w:cs="Arial"/>
                <w:color w:val="FF0000"/>
                <w:sz w:val="16"/>
                <w:szCs w:val="16"/>
              </w:rPr>
              <w:t>Smoothness</w:t>
            </w:r>
            <w:proofErr w:type="spellEnd"/>
            <w:r w:rsidR="00BA7A46" w:rsidRPr="0052425F">
              <w:rPr>
                <w:rFonts w:ascii="Arial" w:hAnsi="Arial" w:cs="Arial"/>
                <w:color w:val="FF0000"/>
                <w:sz w:val="16"/>
                <w:szCs w:val="16"/>
              </w:rPr>
              <w:t>-Parameter»</w:t>
            </w:r>
            <w:r w:rsidRPr="0052425F">
              <w:rPr>
                <w:rFonts w:ascii="Arial" w:hAnsi="Arial" w:cs="Arial"/>
                <w:color w:val="FF0000"/>
                <w:sz w:val="16"/>
                <w:szCs w:val="16"/>
              </w:rPr>
              <w:t xml:space="preserve"> für Schätzung der Altersverteilung der Rate für Heimat Restliches Europa (falls NA wird </w:t>
            </w:r>
            <w:r w:rsidR="00BA7A46" w:rsidRPr="0052425F">
              <w:rPr>
                <w:rFonts w:ascii="Arial" w:hAnsi="Arial" w:cs="Arial"/>
                <w:color w:val="FF0000"/>
                <w:sz w:val="16"/>
                <w:szCs w:val="16"/>
              </w:rPr>
              <w:t>«</w:t>
            </w:r>
            <w:proofErr w:type="spellStart"/>
            <w:r w:rsidR="00BA7A46" w:rsidRPr="0052425F">
              <w:rPr>
                <w:rFonts w:ascii="Arial" w:hAnsi="Arial" w:cs="Arial"/>
                <w:color w:val="FF0000"/>
                <w:sz w:val="16"/>
                <w:szCs w:val="16"/>
              </w:rPr>
              <w:t>Smoothness</w:t>
            </w:r>
            <w:proofErr w:type="spellEnd"/>
            <w:r w:rsidR="00BA7A46" w:rsidRPr="0052425F">
              <w:rPr>
                <w:rFonts w:ascii="Arial" w:hAnsi="Arial" w:cs="Arial"/>
                <w:color w:val="FF0000"/>
                <w:sz w:val="16"/>
                <w:szCs w:val="16"/>
              </w:rPr>
              <w:t>-Parameter»</w:t>
            </w:r>
            <w:r w:rsidRPr="0052425F">
              <w:rPr>
                <w:rFonts w:ascii="Arial" w:hAnsi="Arial" w:cs="Arial"/>
                <w:color w:val="FF0000"/>
                <w:sz w:val="16"/>
                <w:szCs w:val="16"/>
              </w:rPr>
              <w:t xml:space="preserve"> adaptiv bestimmt)</w:t>
            </w:r>
          </w:p>
        </w:tc>
        <w:tc>
          <w:tcPr>
            <w:tcW w:w="708" w:type="dxa"/>
            <w:tcBorders>
              <w:top w:val="single" w:sz="8" w:space="0" w:color="0066CC"/>
              <w:left w:val="nil"/>
              <w:bottom w:val="single" w:sz="8" w:space="0" w:color="0066CC"/>
              <w:right w:val="nil"/>
            </w:tcBorders>
          </w:tcPr>
          <w:p w14:paraId="7594B922" w14:textId="77777777" w:rsidR="006C2AD2" w:rsidRPr="0052425F" w:rsidRDefault="006C2AD2"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658F3ECB" w14:textId="77777777" w:rsidR="006C2AD2" w:rsidRPr="0052425F" w:rsidRDefault="006C2AD2"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4368CBE3" w14:textId="77777777" w:rsidR="006C2AD2" w:rsidRPr="0052425F" w:rsidRDefault="006C2AD2"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bl>
    <w:p w14:paraId="4E5495B6" w14:textId="4A6EB598" w:rsidR="00A47BAA" w:rsidRDefault="00A47BAA" w:rsidP="00E564D9"/>
    <w:p w14:paraId="11A5B8B8" w14:textId="298ABC86" w:rsidR="007675ED" w:rsidRDefault="007675ED">
      <w:pPr>
        <w:spacing w:line="240" w:lineRule="auto"/>
        <w:ind w:left="0"/>
      </w:pPr>
      <w:r>
        <w:br w:type="page"/>
      </w:r>
    </w:p>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7675ED" w14:paraId="344CD5D6" w14:textId="77777777" w:rsidTr="00D409E3">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4CC12196" w14:textId="77777777" w:rsidR="007675ED" w:rsidRPr="00575B76" w:rsidRDefault="007675ED" w:rsidP="00D409E3">
            <w:pPr>
              <w:pStyle w:val="Tabelle"/>
              <w:rPr>
                <w:rFonts w:ascii="Arial" w:hAnsi="Arial" w:cs="Arial"/>
                <w:sz w:val="16"/>
                <w:szCs w:val="16"/>
                <w:lang w:eastAsia="en-US"/>
              </w:rPr>
            </w:pPr>
            <w:r w:rsidRPr="00575B76">
              <w:rPr>
                <w:rFonts w:ascii="Arial" w:hAnsi="Arial" w:cs="Arial"/>
                <w:sz w:val="16"/>
                <w:szCs w:val="16"/>
                <w:lang w:eastAsia="en-US"/>
              </w:rPr>
              <w:lastRenderedPageBreak/>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28325B86" w14:textId="77777777" w:rsidR="007675ED" w:rsidRPr="00575B76" w:rsidRDefault="007675ED" w:rsidP="00D409E3">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2EEDE9F7" w14:textId="77777777" w:rsidR="007675ED" w:rsidRPr="00575B76" w:rsidRDefault="007675ED" w:rsidP="00D409E3">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78356ABD" w14:textId="77777777" w:rsidR="007675ED" w:rsidRPr="00575B76" w:rsidRDefault="007675ED" w:rsidP="00D409E3">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7675ED" w14:paraId="71BDCCC8" w14:textId="77777777" w:rsidTr="00D409E3">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02B45248" w14:textId="77777777" w:rsidR="007675ED" w:rsidRPr="00575B76" w:rsidRDefault="007675ED" w:rsidP="00D409E3">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5AC537F8" w14:textId="77777777" w:rsidR="007675ED" w:rsidRPr="00575B76" w:rsidRDefault="007675ED"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5B011E8E" w14:textId="77777777" w:rsidR="007675ED" w:rsidRPr="00575B76" w:rsidRDefault="007675ED"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54FE08EC" w14:textId="77777777" w:rsidR="007675ED" w:rsidRPr="00575B76" w:rsidRDefault="007675ED"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30A92FAF" w14:textId="77777777" w:rsidR="007675ED" w:rsidRPr="00575B76" w:rsidRDefault="007675ED"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65972044" w14:textId="77777777" w:rsidR="007675ED" w:rsidRPr="00575B76" w:rsidRDefault="007675ED"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043751" w14:paraId="60945BF1"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52163FE" w14:textId="77777777" w:rsidR="00043751" w:rsidRPr="0052425F" w:rsidRDefault="00043751" w:rsidP="00543933">
            <w:pPr>
              <w:pStyle w:val="Tabelle"/>
              <w:rPr>
                <w:rFonts w:ascii="Arial" w:hAnsi="Arial" w:cs="Arial"/>
                <w:b w:val="0"/>
                <w:bCs/>
                <w:color w:val="FF0000"/>
                <w:sz w:val="16"/>
                <w:szCs w:val="16"/>
                <w:lang w:eastAsia="en-US"/>
              </w:rPr>
            </w:pPr>
            <w:r w:rsidRPr="0052425F">
              <w:rPr>
                <w:rFonts w:ascii="Arial" w:hAnsi="Arial" w:cs="Arial"/>
                <w:b w:val="0"/>
                <w:bCs/>
                <w:color w:val="FF0000"/>
                <w:sz w:val="16"/>
                <w:szCs w:val="16"/>
                <w:lang w:eastAsia="en-US"/>
              </w:rPr>
              <w:t>weg.sp.rate.heimat4</w:t>
            </w:r>
          </w:p>
        </w:tc>
        <w:tc>
          <w:tcPr>
            <w:tcW w:w="992" w:type="dxa"/>
            <w:tcBorders>
              <w:top w:val="single" w:sz="8" w:space="0" w:color="0066CC"/>
              <w:left w:val="nil"/>
              <w:bottom w:val="single" w:sz="8" w:space="0" w:color="0066CC"/>
              <w:right w:val="nil"/>
            </w:tcBorders>
          </w:tcPr>
          <w:p w14:paraId="1D0607C7" w14:textId="77777777" w:rsidR="00043751" w:rsidRPr="0052425F" w:rsidRDefault="00043751"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0B65248E" w14:textId="7E57A0FB" w:rsidR="00043751" w:rsidRPr="0052425F" w:rsidRDefault="00043751"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bCs w:val="0"/>
                <w:color w:val="FF0000"/>
                <w:sz w:val="16"/>
                <w:szCs w:val="16"/>
                <w:lang w:eastAsia="en-US"/>
              </w:rPr>
              <w:t xml:space="preserve">Wegzugsrate: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für Schätzung der Altersverteilung der Rate für Heimat Restliche Welt (falls NA wird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42380519" w14:textId="77777777" w:rsidR="00043751" w:rsidRPr="0052425F" w:rsidRDefault="00043751"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7A285BAE" w14:textId="77777777" w:rsidR="00043751" w:rsidRPr="0052425F" w:rsidRDefault="00043751"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79522CFA" w14:textId="77777777" w:rsidR="00043751" w:rsidRPr="0052425F" w:rsidRDefault="00043751"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F8100B" w14:paraId="61443A63" w14:textId="77777777" w:rsidTr="00336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610E7B2" w14:textId="0CBD839C" w:rsidR="00F8100B" w:rsidRPr="0052425F" w:rsidRDefault="00F8100B" w:rsidP="003369C3">
            <w:pPr>
              <w:pStyle w:val="Tabelle"/>
              <w:rPr>
                <w:rFonts w:ascii="Arial" w:hAnsi="Arial" w:cs="Arial"/>
                <w:b w:val="0"/>
                <w:color w:val="FF0000"/>
                <w:sz w:val="16"/>
                <w:szCs w:val="16"/>
              </w:rPr>
            </w:pPr>
            <w:r w:rsidRPr="0052425F">
              <w:rPr>
                <w:rFonts w:ascii="Arial" w:hAnsi="Arial" w:cs="Arial"/>
                <w:b w:val="0"/>
                <w:color w:val="FF0000"/>
                <w:sz w:val="16"/>
                <w:szCs w:val="16"/>
              </w:rPr>
              <w:t>weg.anz.cluster.heimat1</w:t>
            </w:r>
          </w:p>
        </w:tc>
        <w:tc>
          <w:tcPr>
            <w:tcW w:w="992" w:type="dxa"/>
            <w:tcBorders>
              <w:top w:val="single" w:sz="8" w:space="0" w:color="0066CC"/>
              <w:left w:val="nil"/>
              <w:bottom w:val="single" w:sz="8" w:space="0" w:color="0066CC"/>
              <w:right w:val="nil"/>
            </w:tcBorders>
          </w:tcPr>
          <w:p w14:paraId="419560B8" w14:textId="77777777" w:rsidR="00F8100B" w:rsidRPr="0052425F" w:rsidRDefault="00F8100B"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Keine </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1AAC5082" w14:textId="0A84198A" w:rsidR="00F8100B" w:rsidRPr="0052425F" w:rsidRDefault="00F8100B" w:rsidP="00CE73AF">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bCs w:val="0"/>
                <w:color w:val="FF0000"/>
                <w:sz w:val="16"/>
                <w:szCs w:val="16"/>
                <w:lang w:eastAsia="en-US"/>
              </w:rPr>
              <w:t>Wegzugsrate</w:t>
            </w:r>
            <w:r w:rsidRPr="0052425F">
              <w:rPr>
                <w:rFonts w:ascii="Arial" w:hAnsi="Arial" w:cs="Arial"/>
                <w:color w:val="FF0000"/>
                <w:sz w:val="16"/>
                <w:szCs w:val="16"/>
              </w:rPr>
              <w:t>: Anzahl Cluster für Heimat Schweiz bei räumlicher Zusammenfassen der Stadtquartiere mit der Altersverteilung der Anzahl Ereignisse</w:t>
            </w:r>
          </w:p>
        </w:tc>
        <w:tc>
          <w:tcPr>
            <w:tcW w:w="708" w:type="dxa"/>
            <w:tcBorders>
              <w:top w:val="single" w:sz="8" w:space="0" w:color="0066CC"/>
              <w:left w:val="nil"/>
              <w:bottom w:val="single" w:sz="8" w:space="0" w:color="0066CC"/>
              <w:right w:val="nil"/>
            </w:tcBorders>
          </w:tcPr>
          <w:p w14:paraId="5F9940A6" w14:textId="77777777" w:rsidR="00F8100B" w:rsidRPr="0052425F"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17</w:t>
            </w:r>
          </w:p>
        </w:tc>
        <w:tc>
          <w:tcPr>
            <w:tcW w:w="709" w:type="dxa"/>
            <w:tcBorders>
              <w:top w:val="single" w:sz="8" w:space="0" w:color="0066CC"/>
              <w:left w:val="nil"/>
              <w:bottom w:val="single" w:sz="8" w:space="0" w:color="0066CC"/>
              <w:right w:val="nil"/>
            </w:tcBorders>
          </w:tcPr>
          <w:p w14:paraId="15520DB4" w14:textId="77777777" w:rsidR="00F8100B" w:rsidRPr="0052425F"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17</w:t>
            </w:r>
          </w:p>
        </w:tc>
        <w:tc>
          <w:tcPr>
            <w:tcW w:w="709" w:type="dxa"/>
            <w:tcBorders>
              <w:top w:val="single" w:sz="8" w:space="0" w:color="0066CC"/>
              <w:left w:val="nil"/>
              <w:bottom w:val="single" w:sz="8" w:space="0" w:color="0066CC"/>
              <w:right w:val="nil"/>
            </w:tcBorders>
          </w:tcPr>
          <w:p w14:paraId="07E46D5D" w14:textId="77777777" w:rsidR="00F8100B" w:rsidRPr="0052425F"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17</w:t>
            </w:r>
          </w:p>
        </w:tc>
      </w:tr>
      <w:tr w:rsidR="00F8100B" w14:paraId="6B19E8D2" w14:textId="77777777" w:rsidTr="003369C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180CB3F" w14:textId="63A77AF9" w:rsidR="00F8100B" w:rsidRPr="0052425F" w:rsidRDefault="00F8100B" w:rsidP="003369C3">
            <w:pPr>
              <w:pStyle w:val="Tabelle"/>
              <w:rPr>
                <w:rFonts w:ascii="Arial" w:hAnsi="Arial" w:cs="Arial"/>
                <w:b w:val="0"/>
                <w:color w:val="FF0000"/>
                <w:sz w:val="16"/>
                <w:szCs w:val="16"/>
              </w:rPr>
            </w:pPr>
            <w:r w:rsidRPr="0052425F">
              <w:rPr>
                <w:rFonts w:ascii="Arial" w:hAnsi="Arial" w:cs="Arial"/>
                <w:b w:val="0"/>
                <w:color w:val="FF0000"/>
                <w:sz w:val="16"/>
                <w:szCs w:val="16"/>
              </w:rPr>
              <w:t>weg.anz.cluster.heimat2</w:t>
            </w:r>
          </w:p>
        </w:tc>
        <w:tc>
          <w:tcPr>
            <w:tcW w:w="992" w:type="dxa"/>
            <w:tcBorders>
              <w:top w:val="single" w:sz="8" w:space="0" w:color="0066CC"/>
              <w:left w:val="nil"/>
              <w:bottom w:val="single" w:sz="8" w:space="0" w:color="0066CC"/>
              <w:right w:val="nil"/>
            </w:tcBorders>
          </w:tcPr>
          <w:p w14:paraId="1501FD37" w14:textId="77777777" w:rsidR="00F8100B" w:rsidRPr="0052425F" w:rsidRDefault="00F8100B"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Keine </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085BEBD8" w14:textId="7571EAAC" w:rsidR="00F8100B" w:rsidRPr="0052425F" w:rsidRDefault="00F8100B"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bCs w:val="0"/>
                <w:color w:val="FF0000"/>
                <w:sz w:val="16"/>
                <w:szCs w:val="16"/>
                <w:lang w:eastAsia="en-US"/>
              </w:rPr>
              <w:t>Wegzugsrate</w:t>
            </w:r>
            <w:r w:rsidRPr="0052425F">
              <w:rPr>
                <w:rFonts w:ascii="Arial" w:hAnsi="Arial" w:cs="Arial"/>
                <w:color w:val="FF0000"/>
                <w:sz w:val="16"/>
                <w:szCs w:val="16"/>
              </w:rPr>
              <w:t>: Anzahl Cluster für Heimat Deutschsprachiges Europa bei räumlicher Zusammenfassen der Stadtquartiere mit der Altersverteilung der Anzahl Ereignisse</w:t>
            </w:r>
          </w:p>
        </w:tc>
        <w:tc>
          <w:tcPr>
            <w:tcW w:w="708" w:type="dxa"/>
            <w:tcBorders>
              <w:top w:val="single" w:sz="8" w:space="0" w:color="0066CC"/>
              <w:left w:val="nil"/>
              <w:bottom w:val="single" w:sz="8" w:space="0" w:color="0066CC"/>
              <w:right w:val="nil"/>
            </w:tcBorders>
          </w:tcPr>
          <w:p w14:paraId="49736E2C" w14:textId="77777777" w:rsidR="00F8100B" w:rsidRPr="0052425F" w:rsidRDefault="00F8100B"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6C566A5E" w14:textId="77777777" w:rsidR="00F8100B" w:rsidRPr="0052425F" w:rsidRDefault="00F8100B"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4A3B96ED" w14:textId="77777777" w:rsidR="00F8100B" w:rsidRPr="0052425F" w:rsidRDefault="00F8100B"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5</w:t>
            </w:r>
          </w:p>
        </w:tc>
      </w:tr>
      <w:tr w:rsidR="00F8100B" w14:paraId="0542FCAF" w14:textId="77777777" w:rsidTr="00336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C05C19D" w14:textId="4911F73C" w:rsidR="00F8100B" w:rsidRPr="0052425F" w:rsidRDefault="00F8100B" w:rsidP="003369C3">
            <w:pPr>
              <w:pStyle w:val="Tabelle"/>
              <w:rPr>
                <w:rFonts w:ascii="Arial" w:hAnsi="Arial" w:cs="Arial"/>
                <w:b w:val="0"/>
                <w:color w:val="FF0000"/>
                <w:sz w:val="16"/>
                <w:szCs w:val="16"/>
              </w:rPr>
            </w:pPr>
            <w:r w:rsidRPr="0052425F">
              <w:rPr>
                <w:rFonts w:ascii="Arial" w:hAnsi="Arial" w:cs="Arial"/>
                <w:b w:val="0"/>
                <w:color w:val="FF0000"/>
                <w:sz w:val="16"/>
                <w:szCs w:val="16"/>
              </w:rPr>
              <w:t>weg.anz.cluster.heimat3</w:t>
            </w:r>
          </w:p>
        </w:tc>
        <w:tc>
          <w:tcPr>
            <w:tcW w:w="992" w:type="dxa"/>
            <w:tcBorders>
              <w:top w:val="single" w:sz="8" w:space="0" w:color="0066CC"/>
              <w:left w:val="nil"/>
              <w:bottom w:val="single" w:sz="8" w:space="0" w:color="0066CC"/>
              <w:right w:val="nil"/>
            </w:tcBorders>
          </w:tcPr>
          <w:p w14:paraId="63E191A7" w14:textId="77777777" w:rsidR="00F8100B" w:rsidRPr="0052425F" w:rsidRDefault="00F8100B"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Keine </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5F9DA9E7" w14:textId="4F02696C" w:rsidR="00F8100B" w:rsidRPr="0052425F" w:rsidRDefault="00F8100B"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bCs w:val="0"/>
                <w:color w:val="FF0000"/>
                <w:sz w:val="16"/>
                <w:szCs w:val="16"/>
                <w:lang w:eastAsia="en-US"/>
              </w:rPr>
              <w:t>Wegzugsrate</w:t>
            </w:r>
            <w:r w:rsidRPr="0052425F">
              <w:rPr>
                <w:rFonts w:ascii="Arial" w:hAnsi="Arial" w:cs="Arial"/>
                <w:color w:val="FF0000"/>
                <w:sz w:val="16"/>
                <w:szCs w:val="16"/>
              </w:rPr>
              <w:t xml:space="preserve">: Anzahl Cluster für Heimat </w:t>
            </w:r>
            <w:r w:rsidRPr="0052425F">
              <w:rPr>
                <w:rFonts w:ascii="Arial" w:hAnsi="Arial" w:cs="Arial"/>
                <w:bCs w:val="0"/>
                <w:color w:val="FF0000"/>
                <w:sz w:val="16"/>
                <w:szCs w:val="16"/>
                <w:lang w:eastAsia="en-US"/>
              </w:rPr>
              <w:t xml:space="preserve">Restliches </w:t>
            </w:r>
            <w:r w:rsidRPr="0052425F">
              <w:rPr>
                <w:rFonts w:ascii="Arial" w:hAnsi="Arial" w:cs="Arial"/>
                <w:color w:val="FF0000"/>
                <w:sz w:val="16"/>
                <w:szCs w:val="16"/>
              </w:rPr>
              <w:t>Europa bei räumlicher Zusammenfassen der Stadtquartiere mit der Altersverteilung der Anzahl Ereignisse</w:t>
            </w:r>
          </w:p>
        </w:tc>
        <w:tc>
          <w:tcPr>
            <w:tcW w:w="708" w:type="dxa"/>
            <w:tcBorders>
              <w:top w:val="single" w:sz="8" w:space="0" w:color="0066CC"/>
              <w:left w:val="nil"/>
              <w:bottom w:val="single" w:sz="8" w:space="0" w:color="0066CC"/>
              <w:right w:val="nil"/>
            </w:tcBorders>
          </w:tcPr>
          <w:p w14:paraId="3E8BF4E2" w14:textId="77777777" w:rsidR="00F8100B" w:rsidRPr="0052425F"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6</w:t>
            </w:r>
          </w:p>
        </w:tc>
        <w:tc>
          <w:tcPr>
            <w:tcW w:w="709" w:type="dxa"/>
            <w:tcBorders>
              <w:top w:val="single" w:sz="8" w:space="0" w:color="0066CC"/>
              <w:left w:val="nil"/>
              <w:bottom w:val="single" w:sz="8" w:space="0" w:color="0066CC"/>
              <w:right w:val="nil"/>
            </w:tcBorders>
          </w:tcPr>
          <w:p w14:paraId="1A3E6682" w14:textId="77777777" w:rsidR="00F8100B" w:rsidRPr="0052425F"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6</w:t>
            </w:r>
          </w:p>
        </w:tc>
        <w:tc>
          <w:tcPr>
            <w:tcW w:w="709" w:type="dxa"/>
            <w:tcBorders>
              <w:top w:val="single" w:sz="8" w:space="0" w:color="0066CC"/>
              <w:left w:val="nil"/>
              <w:bottom w:val="single" w:sz="8" w:space="0" w:color="0066CC"/>
              <w:right w:val="nil"/>
            </w:tcBorders>
          </w:tcPr>
          <w:p w14:paraId="66EF4BFC" w14:textId="77777777" w:rsidR="00F8100B" w:rsidRPr="0052425F"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6</w:t>
            </w:r>
          </w:p>
        </w:tc>
      </w:tr>
      <w:tr w:rsidR="00F8100B" w14:paraId="5652FBE3" w14:textId="77777777" w:rsidTr="003369C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5E47BE5" w14:textId="339CB49C" w:rsidR="00F8100B" w:rsidRPr="0052425F" w:rsidRDefault="00F8100B" w:rsidP="003369C3">
            <w:pPr>
              <w:pStyle w:val="Tabelle"/>
              <w:rPr>
                <w:rFonts w:ascii="Arial" w:hAnsi="Arial" w:cs="Arial"/>
                <w:b w:val="0"/>
                <w:color w:val="FF0000"/>
                <w:sz w:val="16"/>
                <w:szCs w:val="16"/>
              </w:rPr>
            </w:pPr>
            <w:r w:rsidRPr="0052425F">
              <w:rPr>
                <w:rFonts w:ascii="Arial" w:hAnsi="Arial" w:cs="Arial"/>
                <w:b w:val="0"/>
                <w:color w:val="FF0000"/>
                <w:sz w:val="16"/>
                <w:szCs w:val="16"/>
              </w:rPr>
              <w:t>weg.anz.cluster.heimat4</w:t>
            </w:r>
          </w:p>
        </w:tc>
        <w:tc>
          <w:tcPr>
            <w:tcW w:w="992" w:type="dxa"/>
            <w:tcBorders>
              <w:top w:val="single" w:sz="8" w:space="0" w:color="0066CC"/>
              <w:left w:val="nil"/>
              <w:bottom w:val="single" w:sz="8" w:space="0" w:color="0066CC"/>
              <w:right w:val="nil"/>
            </w:tcBorders>
          </w:tcPr>
          <w:p w14:paraId="5971F47B" w14:textId="77777777" w:rsidR="00F8100B" w:rsidRPr="0052425F" w:rsidRDefault="00F8100B"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Keine </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03BCE8EE" w14:textId="7D7DEB58" w:rsidR="00F8100B" w:rsidRPr="0052425F" w:rsidRDefault="00F8100B" w:rsidP="00CE73AF">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bCs w:val="0"/>
                <w:color w:val="FF0000"/>
                <w:sz w:val="16"/>
                <w:szCs w:val="16"/>
                <w:lang w:eastAsia="en-US"/>
              </w:rPr>
              <w:t>Wegzugsrate</w:t>
            </w:r>
            <w:r w:rsidRPr="0052425F">
              <w:rPr>
                <w:rFonts w:ascii="Arial" w:hAnsi="Arial" w:cs="Arial"/>
                <w:color w:val="FF0000"/>
                <w:sz w:val="16"/>
                <w:szCs w:val="16"/>
              </w:rPr>
              <w:t xml:space="preserve">: Anzahl Cluster für Heimat </w:t>
            </w:r>
            <w:r w:rsidRPr="0052425F">
              <w:rPr>
                <w:rFonts w:ascii="Arial" w:hAnsi="Arial" w:cs="Arial"/>
                <w:bCs w:val="0"/>
                <w:color w:val="FF0000"/>
                <w:sz w:val="16"/>
                <w:szCs w:val="16"/>
                <w:lang w:eastAsia="en-US"/>
              </w:rPr>
              <w:t>Restliche Welt</w:t>
            </w:r>
            <w:r w:rsidRPr="0052425F">
              <w:rPr>
                <w:rFonts w:ascii="Arial" w:hAnsi="Arial" w:cs="Arial"/>
                <w:color w:val="FF0000"/>
                <w:sz w:val="16"/>
                <w:szCs w:val="16"/>
              </w:rPr>
              <w:t xml:space="preserve"> bei räumlicher Zusammenfassen der Stadtquartiere mit der Altersverteilung der </w:t>
            </w:r>
            <w:r w:rsidR="00CE73AF" w:rsidRPr="0052425F">
              <w:rPr>
                <w:rFonts w:ascii="Arial" w:hAnsi="Arial" w:cs="Arial"/>
                <w:color w:val="FF0000"/>
                <w:sz w:val="16"/>
                <w:szCs w:val="16"/>
              </w:rPr>
              <w:t>Anzahl</w:t>
            </w:r>
            <w:r w:rsidRPr="0052425F">
              <w:rPr>
                <w:rFonts w:ascii="Arial" w:hAnsi="Arial" w:cs="Arial"/>
                <w:color w:val="FF0000"/>
                <w:sz w:val="16"/>
                <w:szCs w:val="16"/>
              </w:rPr>
              <w:t xml:space="preserve"> Ereignisse</w:t>
            </w:r>
          </w:p>
        </w:tc>
        <w:tc>
          <w:tcPr>
            <w:tcW w:w="708" w:type="dxa"/>
            <w:tcBorders>
              <w:top w:val="single" w:sz="8" w:space="0" w:color="0066CC"/>
              <w:left w:val="nil"/>
              <w:bottom w:val="single" w:sz="8" w:space="0" w:color="0066CC"/>
              <w:right w:val="nil"/>
            </w:tcBorders>
          </w:tcPr>
          <w:p w14:paraId="0140A890" w14:textId="77777777" w:rsidR="00F8100B" w:rsidRPr="0052425F" w:rsidRDefault="00F8100B"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288F5556" w14:textId="77777777" w:rsidR="00F8100B" w:rsidRPr="0052425F" w:rsidRDefault="00F8100B"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1DC9807D" w14:textId="77777777" w:rsidR="00F8100B" w:rsidRPr="0052425F" w:rsidRDefault="00F8100B"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5</w:t>
            </w:r>
          </w:p>
        </w:tc>
      </w:tr>
      <w:tr w:rsidR="00F8100B" w14:paraId="4DE263BC" w14:textId="77777777" w:rsidTr="00336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89605B3" w14:textId="1C4C07E3" w:rsidR="00F8100B" w:rsidRPr="0052425F" w:rsidRDefault="00F8100B" w:rsidP="003369C3">
            <w:pPr>
              <w:pStyle w:val="Tabelle"/>
              <w:rPr>
                <w:rFonts w:ascii="Arial" w:hAnsi="Arial" w:cs="Arial"/>
                <w:b w:val="0"/>
                <w:color w:val="FF0000"/>
                <w:sz w:val="16"/>
                <w:szCs w:val="16"/>
              </w:rPr>
            </w:pPr>
            <w:proofErr w:type="spellStart"/>
            <w:r w:rsidRPr="0052425F">
              <w:rPr>
                <w:rFonts w:ascii="Arial" w:hAnsi="Arial" w:cs="Arial"/>
                <w:b w:val="0"/>
                <w:color w:val="FF0000"/>
                <w:sz w:val="16"/>
                <w:szCs w:val="16"/>
              </w:rPr>
              <w:t>weg.alter.cluster.beginn</w:t>
            </w:r>
            <w:proofErr w:type="spellEnd"/>
          </w:p>
        </w:tc>
        <w:tc>
          <w:tcPr>
            <w:tcW w:w="992" w:type="dxa"/>
            <w:tcBorders>
              <w:top w:val="single" w:sz="8" w:space="0" w:color="0066CC"/>
              <w:left w:val="nil"/>
              <w:bottom w:val="single" w:sz="8" w:space="0" w:color="0066CC"/>
              <w:right w:val="nil"/>
            </w:tcBorders>
          </w:tcPr>
          <w:p w14:paraId="3E657819" w14:textId="77777777" w:rsidR="00F8100B" w:rsidRPr="0052425F" w:rsidRDefault="00F8100B"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55BD2947" w14:textId="1E4095C5" w:rsidR="00F8100B" w:rsidRPr="0052425F" w:rsidRDefault="00F8100B"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bCs w:val="0"/>
                <w:color w:val="FF0000"/>
                <w:sz w:val="16"/>
                <w:szCs w:val="16"/>
                <w:lang w:eastAsia="en-US"/>
              </w:rPr>
              <w:t>Wegzugsrate</w:t>
            </w:r>
            <w:r w:rsidRPr="0052425F">
              <w:rPr>
                <w:rFonts w:ascii="Arial" w:hAnsi="Arial" w:cs="Arial"/>
                <w:color w:val="FF0000"/>
                <w:sz w:val="16"/>
                <w:szCs w:val="16"/>
              </w:rPr>
              <w:t xml:space="preserve">: Minimales Alter für </w:t>
            </w:r>
            <w:proofErr w:type="spellStart"/>
            <w:r w:rsidRPr="0052425F">
              <w:rPr>
                <w:rFonts w:ascii="Arial" w:hAnsi="Arial" w:cs="Arial"/>
                <w:color w:val="FF0000"/>
                <w:sz w:val="16"/>
                <w:szCs w:val="16"/>
              </w:rPr>
              <w:t>Clusterung</w:t>
            </w:r>
            <w:proofErr w:type="spellEnd"/>
            <w:r w:rsidRPr="0052425F">
              <w:rPr>
                <w:rFonts w:ascii="Arial" w:hAnsi="Arial" w:cs="Arial"/>
                <w:color w:val="FF0000"/>
                <w:sz w:val="16"/>
                <w:szCs w:val="16"/>
              </w:rPr>
              <w:t xml:space="preserve"> der Quartiere nach der Altersverteilung der Anzahl Ereignisse</w:t>
            </w:r>
          </w:p>
        </w:tc>
        <w:tc>
          <w:tcPr>
            <w:tcW w:w="708" w:type="dxa"/>
            <w:tcBorders>
              <w:top w:val="single" w:sz="8" w:space="0" w:color="0066CC"/>
              <w:left w:val="nil"/>
              <w:bottom w:val="single" w:sz="8" w:space="0" w:color="0066CC"/>
              <w:right w:val="nil"/>
            </w:tcBorders>
          </w:tcPr>
          <w:p w14:paraId="54E56C99" w14:textId="77777777" w:rsidR="00F8100B" w:rsidRPr="0052425F"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00840154" w14:textId="77777777" w:rsidR="00F8100B" w:rsidRPr="0052425F"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63339B87" w14:textId="77777777" w:rsidR="00F8100B" w:rsidRPr="0052425F"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0</w:t>
            </w:r>
          </w:p>
        </w:tc>
      </w:tr>
      <w:tr w:rsidR="00F8100B" w14:paraId="70E021CA" w14:textId="77777777" w:rsidTr="003369C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118F280" w14:textId="72FBD251" w:rsidR="00F8100B" w:rsidRPr="0052425F" w:rsidRDefault="00F8100B" w:rsidP="003369C3">
            <w:pPr>
              <w:pStyle w:val="Tabelle"/>
              <w:rPr>
                <w:rFonts w:ascii="Arial" w:hAnsi="Arial" w:cs="Arial"/>
                <w:b w:val="0"/>
                <w:color w:val="FF0000"/>
                <w:sz w:val="16"/>
                <w:szCs w:val="16"/>
              </w:rPr>
            </w:pPr>
            <w:proofErr w:type="spellStart"/>
            <w:r w:rsidRPr="0052425F">
              <w:rPr>
                <w:rFonts w:ascii="Arial" w:hAnsi="Arial" w:cs="Arial"/>
                <w:b w:val="0"/>
                <w:color w:val="FF0000"/>
                <w:sz w:val="16"/>
                <w:szCs w:val="16"/>
              </w:rPr>
              <w:t>weg.alter.cluster.ende</w:t>
            </w:r>
            <w:proofErr w:type="spellEnd"/>
          </w:p>
        </w:tc>
        <w:tc>
          <w:tcPr>
            <w:tcW w:w="992" w:type="dxa"/>
            <w:tcBorders>
              <w:top w:val="single" w:sz="8" w:space="0" w:color="0066CC"/>
              <w:left w:val="nil"/>
              <w:bottom w:val="single" w:sz="8" w:space="0" w:color="0066CC"/>
              <w:right w:val="nil"/>
            </w:tcBorders>
          </w:tcPr>
          <w:p w14:paraId="351BCBC0" w14:textId="77777777" w:rsidR="00F8100B" w:rsidRPr="0052425F" w:rsidRDefault="00F8100B"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066467E3" w14:textId="7FB9D800" w:rsidR="00F8100B" w:rsidRPr="0052425F" w:rsidRDefault="00F8100B"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bCs w:val="0"/>
                <w:color w:val="FF0000"/>
                <w:sz w:val="16"/>
                <w:szCs w:val="16"/>
                <w:lang w:eastAsia="en-US"/>
              </w:rPr>
              <w:t>Wegzugsrate</w:t>
            </w:r>
            <w:r w:rsidRPr="0052425F">
              <w:rPr>
                <w:rFonts w:ascii="Arial" w:hAnsi="Arial" w:cs="Arial"/>
                <w:color w:val="FF0000"/>
                <w:sz w:val="16"/>
                <w:szCs w:val="16"/>
              </w:rPr>
              <w:t xml:space="preserve">: Maximales  Alter für </w:t>
            </w:r>
            <w:proofErr w:type="spellStart"/>
            <w:r w:rsidRPr="0052425F">
              <w:rPr>
                <w:rFonts w:ascii="Arial" w:hAnsi="Arial" w:cs="Arial"/>
                <w:color w:val="FF0000"/>
                <w:sz w:val="16"/>
                <w:szCs w:val="16"/>
              </w:rPr>
              <w:t>Clusterung</w:t>
            </w:r>
            <w:proofErr w:type="spellEnd"/>
            <w:r w:rsidRPr="0052425F">
              <w:rPr>
                <w:rFonts w:ascii="Arial" w:hAnsi="Arial" w:cs="Arial"/>
                <w:color w:val="FF0000"/>
                <w:sz w:val="16"/>
                <w:szCs w:val="16"/>
              </w:rPr>
              <w:t xml:space="preserve"> der Quartiere nach der Altersverteilung der Anzahl Ereignisse</w:t>
            </w:r>
          </w:p>
        </w:tc>
        <w:tc>
          <w:tcPr>
            <w:tcW w:w="708" w:type="dxa"/>
            <w:tcBorders>
              <w:top w:val="single" w:sz="8" w:space="0" w:color="0066CC"/>
              <w:left w:val="nil"/>
              <w:bottom w:val="single" w:sz="8" w:space="0" w:color="0066CC"/>
              <w:right w:val="nil"/>
            </w:tcBorders>
          </w:tcPr>
          <w:p w14:paraId="54F213FE" w14:textId="77777777" w:rsidR="00F8100B" w:rsidRPr="0052425F" w:rsidRDefault="00F8100B"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90</w:t>
            </w:r>
          </w:p>
        </w:tc>
        <w:tc>
          <w:tcPr>
            <w:tcW w:w="709" w:type="dxa"/>
            <w:tcBorders>
              <w:top w:val="single" w:sz="8" w:space="0" w:color="0066CC"/>
              <w:left w:val="nil"/>
              <w:bottom w:val="single" w:sz="8" w:space="0" w:color="0066CC"/>
              <w:right w:val="nil"/>
            </w:tcBorders>
          </w:tcPr>
          <w:p w14:paraId="65F5D305" w14:textId="77777777" w:rsidR="00F8100B" w:rsidRPr="0052425F" w:rsidRDefault="00F8100B"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90</w:t>
            </w:r>
          </w:p>
        </w:tc>
        <w:tc>
          <w:tcPr>
            <w:tcW w:w="709" w:type="dxa"/>
            <w:tcBorders>
              <w:top w:val="single" w:sz="8" w:space="0" w:color="0066CC"/>
              <w:left w:val="nil"/>
              <w:bottom w:val="single" w:sz="8" w:space="0" w:color="0066CC"/>
              <w:right w:val="nil"/>
            </w:tcBorders>
          </w:tcPr>
          <w:p w14:paraId="22AD63F3" w14:textId="77777777" w:rsidR="00F8100B" w:rsidRPr="0052425F" w:rsidRDefault="00F8100B"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90</w:t>
            </w:r>
          </w:p>
        </w:tc>
      </w:tr>
      <w:tr w:rsidR="00F8100B" w14:paraId="7F276E36" w14:textId="77777777" w:rsidTr="00336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17D2B48" w14:textId="707C63B9" w:rsidR="00F8100B" w:rsidRPr="0052425F" w:rsidRDefault="00F8100B" w:rsidP="003369C3">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weg.altvert.anteil.trend</w:t>
            </w:r>
            <w:proofErr w:type="spellEnd"/>
          </w:p>
        </w:tc>
        <w:tc>
          <w:tcPr>
            <w:tcW w:w="992" w:type="dxa"/>
            <w:tcBorders>
              <w:top w:val="single" w:sz="8" w:space="0" w:color="0066CC"/>
              <w:left w:val="nil"/>
              <w:bottom w:val="single" w:sz="8" w:space="0" w:color="0066CC"/>
              <w:right w:val="nil"/>
            </w:tcBorders>
          </w:tcPr>
          <w:p w14:paraId="19F24E63" w14:textId="77777777" w:rsidR="00F8100B" w:rsidRPr="0052425F" w:rsidRDefault="00F8100B"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7FB5EEA6" w14:textId="2014AAC8" w:rsidR="00F8100B" w:rsidRPr="0052425F" w:rsidRDefault="00F8100B"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bCs w:val="0"/>
                <w:color w:val="FF0000"/>
                <w:sz w:val="16"/>
                <w:szCs w:val="16"/>
                <w:lang w:eastAsia="en-US"/>
              </w:rPr>
              <w:t>Wegzugsrate</w:t>
            </w:r>
            <w:r w:rsidRPr="0052425F">
              <w:rPr>
                <w:rFonts w:ascii="Arial" w:hAnsi="Arial" w:cs="Arial"/>
                <w:color w:val="FF0000"/>
                <w:sz w:val="16"/>
                <w:szCs w:val="16"/>
              </w:rPr>
              <w:t xml:space="preserve"> des Zuzugs: Trend zusätzlich zum Mittel; 100 % heisst, dass 100 % der Differenz zwischen Trend und Mittel zum Mittel dazukommt (d.h. gleich Trend)</w:t>
            </w:r>
          </w:p>
        </w:tc>
        <w:tc>
          <w:tcPr>
            <w:tcW w:w="708" w:type="dxa"/>
            <w:tcBorders>
              <w:top w:val="single" w:sz="8" w:space="0" w:color="0066CC"/>
              <w:left w:val="nil"/>
              <w:bottom w:val="single" w:sz="8" w:space="0" w:color="0066CC"/>
              <w:right w:val="nil"/>
            </w:tcBorders>
          </w:tcPr>
          <w:p w14:paraId="01914979" w14:textId="77777777" w:rsidR="00F8100B" w:rsidRPr="0052425F"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3DBC617A" w14:textId="77777777" w:rsidR="00F8100B" w:rsidRPr="0052425F"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7EF459D6" w14:textId="77777777" w:rsidR="00F8100B" w:rsidRPr="0052425F" w:rsidRDefault="00F8100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r>
      <w:tr w:rsidR="00043751" w14:paraId="7AC48739"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02AFBF4" w14:textId="77777777" w:rsidR="00043751" w:rsidRPr="0052425F" w:rsidRDefault="00043751" w:rsidP="00543933">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weg.altvert.grenze.prozent</w:t>
            </w:r>
            <w:proofErr w:type="spellEnd"/>
          </w:p>
        </w:tc>
        <w:tc>
          <w:tcPr>
            <w:tcW w:w="992" w:type="dxa"/>
            <w:tcBorders>
              <w:top w:val="single" w:sz="8" w:space="0" w:color="0066CC"/>
              <w:left w:val="nil"/>
              <w:bottom w:val="single" w:sz="8" w:space="0" w:color="0066CC"/>
              <w:right w:val="nil"/>
            </w:tcBorders>
          </w:tcPr>
          <w:p w14:paraId="3C10C324" w14:textId="77777777" w:rsidR="00043751" w:rsidRPr="0052425F" w:rsidRDefault="00043751"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6A1B0D86" w14:textId="77777777" w:rsidR="00043751" w:rsidRPr="0052425F" w:rsidRDefault="00043751"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Altersverteilung des Wegzugs: Änderung der Zuzugsrate nicht mehr als Anzahl Prozent vom Basis-Mittelwert (z.B. +/- 20 %; im Code ohnehin immer grösser-gleich Null)</w:t>
            </w:r>
          </w:p>
        </w:tc>
        <w:tc>
          <w:tcPr>
            <w:tcW w:w="708" w:type="dxa"/>
            <w:tcBorders>
              <w:top w:val="single" w:sz="8" w:space="0" w:color="0066CC"/>
              <w:left w:val="nil"/>
              <w:bottom w:val="single" w:sz="8" w:space="0" w:color="0066CC"/>
              <w:right w:val="nil"/>
            </w:tcBorders>
          </w:tcPr>
          <w:p w14:paraId="2AE2B887" w14:textId="77777777" w:rsidR="00043751" w:rsidRPr="0052425F" w:rsidRDefault="00043751"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56CDEDA1" w14:textId="77777777" w:rsidR="00043751" w:rsidRPr="0052425F" w:rsidRDefault="00043751"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35222A7B" w14:textId="77777777" w:rsidR="00043751" w:rsidRPr="0052425F" w:rsidRDefault="00043751"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r>
      <w:tr w:rsidR="00043751" w14:paraId="75E9B197"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0848E0A" w14:textId="77777777" w:rsidR="00043751" w:rsidRPr="0052425F" w:rsidRDefault="00043751" w:rsidP="00543933">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weg.altvert.window.grenz</w:t>
            </w:r>
            <w:proofErr w:type="spellEnd"/>
          </w:p>
        </w:tc>
        <w:tc>
          <w:tcPr>
            <w:tcW w:w="992" w:type="dxa"/>
            <w:tcBorders>
              <w:top w:val="single" w:sz="8" w:space="0" w:color="0066CC"/>
              <w:left w:val="nil"/>
              <w:bottom w:val="single" w:sz="8" w:space="0" w:color="0066CC"/>
              <w:right w:val="nil"/>
            </w:tcBorders>
          </w:tcPr>
          <w:p w14:paraId="584A0B0B" w14:textId="77777777" w:rsidR="00043751" w:rsidRPr="0052425F" w:rsidRDefault="00043751"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2B96970A" w14:textId="77777777" w:rsidR="00043751" w:rsidRPr="0052425F" w:rsidRDefault="00043751"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Altersverteilung des Wegzugs: Filter über Kalenderjahre (wenn Kurve wegen der gewählten Grenze einen Knick hat)</w:t>
            </w:r>
          </w:p>
        </w:tc>
        <w:tc>
          <w:tcPr>
            <w:tcW w:w="708" w:type="dxa"/>
            <w:tcBorders>
              <w:top w:val="single" w:sz="8" w:space="0" w:color="0066CC"/>
              <w:left w:val="nil"/>
              <w:bottom w:val="single" w:sz="8" w:space="0" w:color="0066CC"/>
              <w:right w:val="nil"/>
            </w:tcBorders>
          </w:tcPr>
          <w:p w14:paraId="4B2D1FA4" w14:textId="77777777" w:rsidR="00043751" w:rsidRPr="0052425F" w:rsidRDefault="00043751"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13</w:t>
            </w:r>
          </w:p>
        </w:tc>
        <w:tc>
          <w:tcPr>
            <w:tcW w:w="709" w:type="dxa"/>
            <w:tcBorders>
              <w:top w:val="single" w:sz="8" w:space="0" w:color="0066CC"/>
              <w:left w:val="nil"/>
              <w:bottom w:val="single" w:sz="8" w:space="0" w:color="0066CC"/>
              <w:right w:val="nil"/>
            </w:tcBorders>
          </w:tcPr>
          <w:p w14:paraId="1D23BB95" w14:textId="77777777" w:rsidR="00043751" w:rsidRPr="0052425F" w:rsidRDefault="00043751"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13</w:t>
            </w:r>
          </w:p>
        </w:tc>
        <w:tc>
          <w:tcPr>
            <w:tcW w:w="709" w:type="dxa"/>
            <w:tcBorders>
              <w:top w:val="single" w:sz="8" w:space="0" w:color="0066CC"/>
              <w:left w:val="nil"/>
              <w:bottom w:val="single" w:sz="8" w:space="0" w:color="0066CC"/>
              <w:right w:val="nil"/>
            </w:tcBorders>
          </w:tcPr>
          <w:p w14:paraId="7EE01745" w14:textId="77777777" w:rsidR="00043751" w:rsidRPr="0052425F" w:rsidRDefault="00043751"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13</w:t>
            </w:r>
          </w:p>
        </w:tc>
      </w:tr>
      <w:tr w:rsidR="007675ED" w14:paraId="7939B286" w14:textId="77777777" w:rsidTr="00D409E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CB41B43" w14:textId="77777777" w:rsidR="007675ED" w:rsidRPr="0052425F" w:rsidRDefault="007675ED" w:rsidP="00D409E3">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weg.ghvert.anteil.trend</w:t>
            </w:r>
            <w:proofErr w:type="spellEnd"/>
          </w:p>
        </w:tc>
        <w:tc>
          <w:tcPr>
            <w:tcW w:w="992" w:type="dxa"/>
            <w:tcBorders>
              <w:top w:val="single" w:sz="8" w:space="0" w:color="0066CC"/>
              <w:left w:val="nil"/>
              <w:bottom w:val="single" w:sz="8" w:space="0" w:color="0066CC"/>
              <w:right w:val="nil"/>
            </w:tcBorders>
          </w:tcPr>
          <w:p w14:paraId="0486BF3F" w14:textId="77777777" w:rsidR="007675ED" w:rsidRPr="0052425F" w:rsidRDefault="007675ED"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40638890" w14:textId="77777777" w:rsidR="007675ED" w:rsidRPr="0052425F" w:rsidRDefault="007675ED"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Verteilung von Geschlecht/Heimat im Wegzug: Trend zusätzlich zum Mittel; 100 % heisst, dass 100 % der Differenz zwischen Trend und Mittel zum Mittel dazukommt (d.h. gleich Trend)</w:t>
            </w:r>
          </w:p>
        </w:tc>
        <w:tc>
          <w:tcPr>
            <w:tcW w:w="708" w:type="dxa"/>
            <w:tcBorders>
              <w:top w:val="single" w:sz="8" w:space="0" w:color="0066CC"/>
              <w:left w:val="nil"/>
              <w:bottom w:val="single" w:sz="8" w:space="0" w:color="0066CC"/>
              <w:right w:val="nil"/>
            </w:tcBorders>
          </w:tcPr>
          <w:p w14:paraId="457ACA63" w14:textId="77777777" w:rsidR="007675ED" w:rsidRPr="0052425F" w:rsidRDefault="007675ED"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12B31C26" w14:textId="77777777" w:rsidR="007675ED" w:rsidRPr="0052425F" w:rsidRDefault="007675ED"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7C4B8BA8" w14:textId="77777777" w:rsidR="007675ED" w:rsidRPr="0052425F" w:rsidRDefault="007675ED"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r>
      <w:tr w:rsidR="007675ED" w14:paraId="3D0A3356" w14:textId="77777777" w:rsidTr="00D40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582C0AE" w14:textId="77777777" w:rsidR="007675ED" w:rsidRPr="0052425F" w:rsidRDefault="007675ED" w:rsidP="00D409E3">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weg.ghvert.grenze.prozent</w:t>
            </w:r>
            <w:proofErr w:type="spellEnd"/>
          </w:p>
        </w:tc>
        <w:tc>
          <w:tcPr>
            <w:tcW w:w="992" w:type="dxa"/>
            <w:tcBorders>
              <w:top w:val="single" w:sz="8" w:space="0" w:color="0066CC"/>
              <w:left w:val="nil"/>
              <w:bottom w:val="single" w:sz="8" w:space="0" w:color="0066CC"/>
              <w:right w:val="nil"/>
            </w:tcBorders>
          </w:tcPr>
          <w:p w14:paraId="7426B2BE" w14:textId="77777777" w:rsidR="007675ED" w:rsidRPr="0052425F" w:rsidRDefault="007675ED"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0BA41392" w14:textId="77777777" w:rsidR="007675ED" w:rsidRPr="0052425F" w:rsidRDefault="007675ED"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Verteilung von Geschlecht/Heimat im Wegzug: Änderung der Zuzugsrate nicht mehr als Anzahl Prozent vom Basis-Mittelwert (z.B. +/- 20 %; im Code ohnehin immer grösser-gleich Null)</w:t>
            </w:r>
          </w:p>
        </w:tc>
        <w:tc>
          <w:tcPr>
            <w:tcW w:w="708" w:type="dxa"/>
            <w:tcBorders>
              <w:top w:val="single" w:sz="8" w:space="0" w:color="0066CC"/>
              <w:left w:val="nil"/>
              <w:bottom w:val="single" w:sz="8" w:space="0" w:color="0066CC"/>
              <w:right w:val="nil"/>
            </w:tcBorders>
          </w:tcPr>
          <w:p w14:paraId="308F74EC" w14:textId="77777777" w:rsidR="007675ED" w:rsidRPr="0052425F" w:rsidRDefault="007675ED"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0A855402" w14:textId="77777777" w:rsidR="007675ED" w:rsidRPr="0052425F" w:rsidRDefault="007675ED"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37F49523" w14:textId="77777777" w:rsidR="007675ED" w:rsidRPr="0052425F" w:rsidRDefault="007675ED"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r>
      <w:tr w:rsidR="00E34100" w:rsidRPr="00706D97" w14:paraId="64423E77" w14:textId="77777777" w:rsidTr="003369C3">
        <w:trPr>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70B3C6D2" w14:textId="77777777" w:rsidR="00E34100" w:rsidRPr="00706D97" w:rsidRDefault="00E34100" w:rsidP="003369C3">
            <w:pPr>
              <w:pStyle w:val="Tabelle"/>
              <w:rPr>
                <w:rFonts w:ascii="Arial" w:hAnsi="Arial" w:cs="Arial"/>
                <w:b w:val="0"/>
                <w:color w:val="FFFFFF" w:themeColor="background1"/>
                <w:sz w:val="16"/>
                <w:szCs w:val="16"/>
                <w:lang w:eastAsia="en-US"/>
              </w:rPr>
            </w:pPr>
            <w:r w:rsidRPr="00706D97">
              <w:rPr>
                <w:rFonts w:ascii="Arial" w:hAnsi="Arial" w:cs="Arial"/>
                <w:b w:val="0"/>
                <w:color w:val="FFFFFF" w:themeColor="background1"/>
                <w:sz w:val="16"/>
                <w:szCs w:val="16"/>
                <w:lang w:eastAsia="en-US"/>
              </w:rPr>
              <w:lastRenderedPageBreak/>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3BDF69A4" w14:textId="77777777" w:rsidR="00E34100" w:rsidRPr="00706D97" w:rsidRDefault="00E34100"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16"/>
                <w:szCs w:val="16"/>
                <w:lang w:eastAsia="en-US"/>
              </w:rPr>
            </w:pPr>
            <w:r w:rsidRPr="00706D97">
              <w:rPr>
                <w:rFonts w:ascii="Arial" w:hAnsi="Arial" w:cs="Arial"/>
                <w:color w:val="FFFFFF" w:themeColor="background1"/>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04E47C18" w14:textId="77777777" w:rsidR="00E34100" w:rsidRPr="00706D97" w:rsidRDefault="00E34100"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16"/>
                <w:szCs w:val="16"/>
                <w:lang w:eastAsia="en-US"/>
              </w:rPr>
            </w:pPr>
            <w:r w:rsidRPr="00706D97">
              <w:rPr>
                <w:rFonts w:ascii="Arial" w:hAnsi="Arial" w:cs="Arial"/>
                <w:color w:val="FFFFFF" w:themeColor="background1"/>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4C794B15" w14:textId="77777777" w:rsidR="00E34100" w:rsidRPr="00706D97" w:rsidRDefault="00E34100" w:rsidP="003369C3">
            <w:pPr>
              <w:pStyle w:val="Tabelle"/>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16"/>
                <w:szCs w:val="16"/>
                <w:lang w:eastAsia="en-US"/>
              </w:rPr>
            </w:pPr>
            <w:r w:rsidRPr="00706D97">
              <w:rPr>
                <w:rFonts w:ascii="Arial" w:hAnsi="Arial" w:cs="Arial"/>
                <w:color w:val="FFFFFF" w:themeColor="background1"/>
                <w:sz w:val="16"/>
                <w:szCs w:val="16"/>
                <w:lang w:eastAsia="en-US"/>
              </w:rPr>
              <w:t>Werte pro Szenario</w:t>
            </w:r>
          </w:p>
        </w:tc>
      </w:tr>
      <w:tr w:rsidR="00E34100" w14:paraId="78AC14FD" w14:textId="77777777" w:rsidTr="003369C3">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5C635344" w14:textId="77777777" w:rsidR="00E34100" w:rsidRPr="00575B76" w:rsidRDefault="00E34100" w:rsidP="003369C3">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697E3117" w14:textId="77777777" w:rsidR="00E34100" w:rsidRPr="00575B76" w:rsidRDefault="00E34100"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292E33F2" w14:textId="77777777" w:rsidR="00E34100" w:rsidRPr="00575B76" w:rsidRDefault="00E34100"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6C8B96AA" w14:textId="77777777" w:rsidR="00E34100" w:rsidRPr="00575B76" w:rsidRDefault="00E34100"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421FEA19" w14:textId="77777777" w:rsidR="00E34100" w:rsidRPr="00575B76" w:rsidRDefault="00E34100"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5D64A21D" w14:textId="77777777" w:rsidR="00E34100" w:rsidRPr="00575B76" w:rsidRDefault="00E34100"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043751" w14:paraId="6CE88C69"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182F596" w14:textId="77777777" w:rsidR="00043751" w:rsidRPr="0052425F" w:rsidRDefault="00043751" w:rsidP="00543933">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weg.ghvert.window.grenz</w:t>
            </w:r>
            <w:proofErr w:type="spellEnd"/>
          </w:p>
        </w:tc>
        <w:tc>
          <w:tcPr>
            <w:tcW w:w="992" w:type="dxa"/>
            <w:tcBorders>
              <w:top w:val="single" w:sz="8" w:space="0" w:color="0066CC"/>
              <w:left w:val="nil"/>
              <w:bottom w:val="single" w:sz="8" w:space="0" w:color="0066CC"/>
              <w:right w:val="nil"/>
            </w:tcBorders>
          </w:tcPr>
          <w:p w14:paraId="18143E7B" w14:textId="77777777" w:rsidR="00043751" w:rsidRPr="0052425F" w:rsidRDefault="00043751"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5BADB6FF" w14:textId="77777777" w:rsidR="00043751" w:rsidRPr="0052425F" w:rsidRDefault="00043751"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Verteilung von Geschlecht/Heimat im Wegzug: Filter über Kalenderjahre (wenn Kurve wegen der gewählten Grenze einen Knick hat)</w:t>
            </w:r>
          </w:p>
        </w:tc>
        <w:tc>
          <w:tcPr>
            <w:tcW w:w="708" w:type="dxa"/>
            <w:tcBorders>
              <w:top w:val="single" w:sz="8" w:space="0" w:color="0066CC"/>
              <w:left w:val="nil"/>
              <w:bottom w:val="single" w:sz="8" w:space="0" w:color="0066CC"/>
              <w:right w:val="nil"/>
            </w:tcBorders>
          </w:tcPr>
          <w:p w14:paraId="32523076" w14:textId="77777777" w:rsidR="00043751" w:rsidRPr="0052425F" w:rsidRDefault="00043751"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13</w:t>
            </w:r>
          </w:p>
        </w:tc>
        <w:tc>
          <w:tcPr>
            <w:tcW w:w="709" w:type="dxa"/>
            <w:tcBorders>
              <w:top w:val="single" w:sz="8" w:space="0" w:color="0066CC"/>
              <w:left w:val="nil"/>
              <w:bottom w:val="single" w:sz="8" w:space="0" w:color="0066CC"/>
              <w:right w:val="nil"/>
            </w:tcBorders>
          </w:tcPr>
          <w:p w14:paraId="1619FC88" w14:textId="77777777" w:rsidR="00043751" w:rsidRPr="0052425F" w:rsidRDefault="00043751"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13</w:t>
            </w:r>
          </w:p>
        </w:tc>
        <w:tc>
          <w:tcPr>
            <w:tcW w:w="709" w:type="dxa"/>
            <w:tcBorders>
              <w:top w:val="single" w:sz="8" w:space="0" w:color="0066CC"/>
              <w:left w:val="nil"/>
              <w:bottom w:val="single" w:sz="8" w:space="0" w:color="0066CC"/>
              <w:right w:val="nil"/>
            </w:tcBorders>
          </w:tcPr>
          <w:p w14:paraId="7DF9A2D4" w14:textId="77777777" w:rsidR="00043751" w:rsidRPr="0052425F" w:rsidRDefault="00043751"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13</w:t>
            </w:r>
          </w:p>
        </w:tc>
      </w:tr>
      <w:tr w:rsidR="007675ED" w14:paraId="3274A770" w14:textId="77777777" w:rsidTr="00D40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B6038FE" w14:textId="1624B950" w:rsidR="007675ED" w:rsidRPr="0052425F" w:rsidRDefault="00043751" w:rsidP="00D409E3">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weg.baseline.corr</w:t>
            </w:r>
            <w:proofErr w:type="spellEnd"/>
          </w:p>
        </w:tc>
        <w:tc>
          <w:tcPr>
            <w:tcW w:w="992" w:type="dxa"/>
            <w:tcBorders>
              <w:top w:val="single" w:sz="8" w:space="0" w:color="0066CC"/>
              <w:left w:val="nil"/>
              <w:bottom w:val="single" w:sz="8" w:space="0" w:color="0066CC"/>
              <w:right w:val="nil"/>
            </w:tcBorders>
          </w:tcPr>
          <w:p w14:paraId="45773E71" w14:textId="19E5E803" w:rsidR="007675ED" w:rsidRPr="0052425F" w:rsidRDefault="00305C60"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Keine Einheit</w:t>
            </w:r>
          </w:p>
        </w:tc>
        <w:tc>
          <w:tcPr>
            <w:tcW w:w="3969" w:type="dxa"/>
            <w:tcBorders>
              <w:top w:val="single" w:sz="8" w:space="0" w:color="0066CC"/>
              <w:left w:val="nil"/>
              <w:bottom w:val="single" w:sz="8" w:space="0" w:color="0066CC"/>
              <w:right w:val="nil"/>
            </w:tcBorders>
          </w:tcPr>
          <w:p w14:paraId="0AA34A8C" w14:textId="10D64E9F" w:rsidR="007675ED" w:rsidRPr="0052425F" w:rsidRDefault="00043751"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Schätzung des Achsenabschnitt der Trendfunktion aus letztem Basisjahr (</w:t>
            </w:r>
            <w:proofErr w:type="spellStart"/>
            <w:r w:rsidRPr="0052425F">
              <w:rPr>
                <w:rFonts w:ascii="Arial" w:hAnsi="Arial" w:cs="Arial"/>
                <w:color w:val="FF0000"/>
                <w:sz w:val="16"/>
                <w:szCs w:val="16"/>
              </w:rPr>
              <w:t>weg.baseline.corr</w:t>
            </w:r>
            <w:proofErr w:type="spellEnd"/>
            <w:r w:rsidRPr="0052425F">
              <w:rPr>
                <w:rFonts w:ascii="Arial" w:hAnsi="Arial" w:cs="Arial"/>
                <w:color w:val="FF0000"/>
                <w:sz w:val="16"/>
                <w:szCs w:val="16"/>
              </w:rPr>
              <w:t xml:space="preserve"> == 1) oder aus gewichtetem Mittel von Mittelwert und Achsenabschnitt der Regressionsfunktion (</w:t>
            </w:r>
            <w:proofErr w:type="spellStart"/>
            <w:r w:rsidRPr="0052425F">
              <w:rPr>
                <w:rFonts w:ascii="Arial" w:hAnsi="Arial" w:cs="Arial"/>
                <w:color w:val="FF0000"/>
                <w:sz w:val="16"/>
                <w:szCs w:val="16"/>
              </w:rPr>
              <w:t>weg.baseline.corr</w:t>
            </w:r>
            <w:proofErr w:type="spellEnd"/>
            <w:r w:rsidRPr="0052425F">
              <w:rPr>
                <w:rFonts w:ascii="Arial" w:hAnsi="Arial" w:cs="Arial"/>
                <w:color w:val="FF0000"/>
                <w:sz w:val="16"/>
                <w:szCs w:val="16"/>
              </w:rPr>
              <w:t xml:space="preserve"> = 0)</w:t>
            </w:r>
          </w:p>
        </w:tc>
        <w:tc>
          <w:tcPr>
            <w:tcW w:w="708" w:type="dxa"/>
            <w:tcBorders>
              <w:top w:val="single" w:sz="8" w:space="0" w:color="0066CC"/>
              <w:left w:val="nil"/>
              <w:bottom w:val="single" w:sz="8" w:space="0" w:color="0066CC"/>
              <w:right w:val="nil"/>
            </w:tcBorders>
          </w:tcPr>
          <w:p w14:paraId="356F9A00" w14:textId="0892DDFE" w:rsidR="007675ED" w:rsidRPr="0052425F" w:rsidRDefault="00AC22CC"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1573D43C" w14:textId="055AFD8B" w:rsidR="007675ED" w:rsidRPr="0052425F" w:rsidRDefault="00AC22CC"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17A1BA4C" w14:textId="0EBD6DAE" w:rsidR="007675ED" w:rsidRPr="0052425F" w:rsidRDefault="00AC22CC"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w:t>
            </w:r>
          </w:p>
        </w:tc>
      </w:tr>
    </w:tbl>
    <w:p w14:paraId="0287A9D3" w14:textId="77777777" w:rsidR="007675ED" w:rsidRDefault="007675ED" w:rsidP="007675ED"/>
    <w:p w14:paraId="1E004AC6" w14:textId="50C4E362" w:rsidR="006A5357" w:rsidRDefault="006A5357">
      <w:pPr>
        <w:spacing w:line="240" w:lineRule="auto"/>
        <w:ind w:left="0"/>
      </w:pPr>
      <w:r>
        <w:br w:type="page"/>
      </w:r>
    </w:p>
    <w:p w14:paraId="2C541413" w14:textId="3092DED7" w:rsidR="00A47BAA" w:rsidRDefault="006A5357" w:rsidP="006A5357">
      <w:pPr>
        <w:pStyle w:val="Randnotiz"/>
        <w:framePr w:wrap="around"/>
      </w:pPr>
      <w:r>
        <w:lastRenderedPageBreak/>
        <w:t>Umzug-Parameter</w:t>
      </w:r>
    </w:p>
    <w:p w14:paraId="0C4157BD" w14:textId="77777777" w:rsidR="00A47BAA" w:rsidRDefault="00A47BAA" w:rsidP="00E564D9"/>
    <w:p w14:paraId="41CF9DEA" w14:textId="77777777" w:rsidR="00A47BAA" w:rsidRDefault="00A47BAA" w:rsidP="00E564D9"/>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6A5357" w14:paraId="780671FD" w14:textId="77777777" w:rsidTr="006522F8">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24CA78C0" w14:textId="77777777" w:rsidR="006A5357" w:rsidRPr="00575B76" w:rsidRDefault="006A5357" w:rsidP="006522F8">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06872310"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0958D0F7"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2F555764" w14:textId="77777777" w:rsidR="006A5357" w:rsidRPr="00575B76" w:rsidRDefault="006A5357" w:rsidP="006522F8">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6A5357" w14:paraId="29F66BFF" w14:textId="77777777" w:rsidTr="006522F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2A4FEEDF" w14:textId="77777777" w:rsidR="006A5357" w:rsidRPr="00575B76" w:rsidRDefault="006A5357" w:rsidP="006522F8">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578BB382"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25725B8B"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2F2EAAC1"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2C597DFD"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00431E84"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5A38C0" w14:paraId="26DCA855" w14:textId="77777777" w:rsidTr="00D409E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C93AEF8" w14:textId="042B6F2F" w:rsidR="005A38C0" w:rsidRPr="0052425F" w:rsidRDefault="005A38C0" w:rsidP="00D409E3">
            <w:pPr>
              <w:pStyle w:val="Tabelle"/>
              <w:rPr>
                <w:rFonts w:ascii="Arial" w:hAnsi="Arial" w:cs="Arial"/>
                <w:b w:val="0"/>
                <w:color w:val="FF0000"/>
                <w:sz w:val="16"/>
                <w:szCs w:val="16"/>
              </w:rPr>
            </w:pPr>
            <w:proofErr w:type="spellStart"/>
            <w:r w:rsidRPr="0052425F">
              <w:rPr>
                <w:rFonts w:ascii="Arial" w:hAnsi="Arial" w:cs="Arial"/>
                <w:b w:val="0"/>
                <w:color w:val="FF0000"/>
                <w:sz w:val="16"/>
                <w:szCs w:val="16"/>
              </w:rPr>
              <w:t>umz.anz.rate.heimat</w:t>
            </w:r>
            <w:proofErr w:type="spellEnd"/>
          </w:p>
        </w:tc>
        <w:tc>
          <w:tcPr>
            <w:tcW w:w="992" w:type="dxa"/>
            <w:tcBorders>
              <w:top w:val="single" w:sz="8" w:space="0" w:color="0066CC"/>
              <w:left w:val="nil"/>
              <w:bottom w:val="single" w:sz="8" w:space="0" w:color="0066CC"/>
              <w:right w:val="nil"/>
            </w:tcBorders>
          </w:tcPr>
          <w:p w14:paraId="78AC45D8" w14:textId="77777777" w:rsidR="005A38C0" w:rsidRPr="0052425F" w:rsidRDefault="005A38C0"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04006316" w14:textId="798B7A10" w:rsidR="005A38C0" w:rsidRPr="0052425F" w:rsidRDefault="005A38C0" w:rsidP="00840374">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Kumulativ</w:t>
            </w:r>
            <w:r w:rsidR="00691AF0" w:rsidRPr="0052425F">
              <w:rPr>
                <w:rFonts w:ascii="Arial" w:hAnsi="Arial" w:cs="Arial"/>
                <w:color w:val="FF0000"/>
                <w:sz w:val="16"/>
                <w:szCs w:val="16"/>
              </w:rPr>
              <w:t>e</w:t>
            </w:r>
            <w:r w:rsidRPr="0052425F">
              <w:rPr>
                <w:rFonts w:ascii="Arial" w:hAnsi="Arial" w:cs="Arial"/>
                <w:color w:val="FF0000"/>
                <w:sz w:val="16"/>
                <w:szCs w:val="16"/>
              </w:rPr>
              <w:t xml:space="preserve"> </w:t>
            </w:r>
            <w:proofErr w:type="spellStart"/>
            <w:r w:rsidRPr="0052425F">
              <w:rPr>
                <w:rFonts w:ascii="Arial" w:hAnsi="Arial" w:cs="Arial"/>
                <w:color w:val="FF0000"/>
                <w:sz w:val="16"/>
                <w:szCs w:val="16"/>
              </w:rPr>
              <w:t>Bestandesgrösse</w:t>
            </w:r>
            <w:proofErr w:type="spellEnd"/>
            <w:r w:rsidRPr="0052425F">
              <w:rPr>
                <w:rFonts w:ascii="Arial" w:hAnsi="Arial" w:cs="Arial"/>
                <w:color w:val="FF0000"/>
                <w:sz w:val="16"/>
                <w:szCs w:val="16"/>
              </w:rPr>
              <w:t xml:space="preserve"> in den Schwänzen der Altersverteilung, bei deren Unterschreitung für die betroffenen Altersjahre die Altersverteilung des Umzugsanteils der Heimatkategorie unabhängig vo</w:t>
            </w:r>
            <w:r w:rsidR="00840374" w:rsidRPr="0052425F">
              <w:rPr>
                <w:rFonts w:ascii="Arial" w:hAnsi="Arial" w:cs="Arial"/>
                <w:color w:val="FF0000"/>
                <w:sz w:val="16"/>
                <w:szCs w:val="16"/>
              </w:rPr>
              <w:t>m</w:t>
            </w:r>
            <w:r w:rsidRPr="0052425F">
              <w:rPr>
                <w:rFonts w:ascii="Arial" w:hAnsi="Arial" w:cs="Arial"/>
                <w:color w:val="FF0000"/>
                <w:sz w:val="16"/>
                <w:szCs w:val="16"/>
              </w:rPr>
              <w:t xml:space="preserve"> Quartier verwendet wird</w:t>
            </w:r>
          </w:p>
        </w:tc>
        <w:tc>
          <w:tcPr>
            <w:tcW w:w="708" w:type="dxa"/>
            <w:tcBorders>
              <w:top w:val="single" w:sz="8" w:space="0" w:color="0066CC"/>
              <w:left w:val="nil"/>
              <w:bottom w:val="single" w:sz="8" w:space="0" w:color="0066CC"/>
              <w:right w:val="nil"/>
            </w:tcBorders>
          </w:tcPr>
          <w:p w14:paraId="1DE600F6" w14:textId="77777777" w:rsidR="005A38C0" w:rsidRPr="0052425F" w:rsidRDefault="005A38C0"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200</w:t>
            </w:r>
          </w:p>
        </w:tc>
        <w:tc>
          <w:tcPr>
            <w:tcW w:w="709" w:type="dxa"/>
            <w:tcBorders>
              <w:top w:val="single" w:sz="8" w:space="0" w:color="0066CC"/>
              <w:left w:val="nil"/>
              <w:bottom w:val="single" w:sz="8" w:space="0" w:color="0066CC"/>
              <w:right w:val="nil"/>
            </w:tcBorders>
          </w:tcPr>
          <w:p w14:paraId="1BBF992A" w14:textId="77777777" w:rsidR="005A38C0" w:rsidRPr="0052425F" w:rsidRDefault="005A38C0"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200</w:t>
            </w:r>
          </w:p>
        </w:tc>
        <w:tc>
          <w:tcPr>
            <w:tcW w:w="709" w:type="dxa"/>
            <w:tcBorders>
              <w:top w:val="single" w:sz="8" w:space="0" w:color="0066CC"/>
              <w:left w:val="nil"/>
              <w:bottom w:val="single" w:sz="8" w:space="0" w:color="0066CC"/>
              <w:right w:val="nil"/>
            </w:tcBorders>
          </w:tcPr>
          <w:p w14:paraId="206391CA" w14:textId="77777777" w:rsidR="005A38C0" w:rsidRPr="0052425F" w:rsidRDefault="005A38C0"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200</w:t>
            </w:r>
          </w:p>
        </w:tc>
      </w:tr>
      <w:tr w:rsidR="005A38C0" w14:paraId="32370BFB" w14:textId="77777777" w:rsidTr="00D40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A329653" w14:textId="09A8A7B7" w:rsidR="005A38C0" w:rsidRPr="0052425F" w:rsidRDefault="005A38C0" w:rsidP="00D409E3">
            <w:pPr>
              <w:pStyle w:val="Tabelle"/>
              <w:rPr>
                <w:rFonts w:ascii="Arial" w:hAnsi="Arial" w:cs="Arial"/>
                <w:b w:val="0"/>
                <w:color w:val="FF0000"/>
                <w:sz w:val="16"/>
                <w:szCs w:val="16"/>
              </w:rPr>
            </w:pPr>
            <w:proofErr w:type="spellStart"/>
            <w:r w:rsidRPr="0052425F">
              <w:rPr>
                <w:rFonts w:ascii="Arial" w:hAnsi="Arial" w:cs="Arial"/>
                <w:b w:val="0"/>
                <w:color w:val="FF0000"/>
                <w:sz w:val="16"/>
                <w:szCs w:val="16"/>
              </w:rPr>
              <w:t>umz.anz.rate.stadt</w:t>
            </w:r>
            <w:proofErr w:type="spellEnd"/>
          </w:p>
        </w:tc>
        <w:tc>
          <w:tcPr>
            <w:tcW w:w="992" w:type="dxa"/>
            <w:tcBorders>
              <w:top w:val="single" w:sz="8" w:space="0" w:color="0066CC"/>
              <w:left w:val="nil"/>
              <w:bottom w:val="single" w:sz="8" w:space="0" w:color="0066CC"/>
              <w:right w:val="nil"/>
            </w:tcBorders>
          </w:tcPr>
          <w:p w14:paraId="01BDD901" w14:textId="77777777" w:rsidR="005A38C0" w:rsidRPr="0052425F" w:rsidRDefault="005A38C0"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6B3AAFBC" w14:textId="65FD1494" w:rsidR="005A38C0" w:rsidRPr="0052425F" w:rsidRDefault="005A38C0" w:rsidP="005A38C0">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Kumulative </w:t>
            </w:r>
            <w:proofErr w:type="spellStart"/>
            <w:r w:rsidRPr="0052425F">
              <w:rPr>
                <w:rFonts w:ascii="Arial" w:hAnsi="Arial" w:cs="Arial"/>
                <w:color w:val="FF0000"/>
                <w:sz w:val="16"/>
                <w:szCs w:val="16"/>
              </w:rPr>
              <w:t>Bestandesgrösse</w:t>
            </w:r>
            <w:proofErr w:type="spellEnd"/>
            <w:r w:rsidRPr="0052425F">
              <w:rPr>
                <w:rFonts w:ascii="Arial" w:hAnsi="Arial" w:cs="Arial"/>
                <w:color w:val="FF0000"/>
                <w:sz w:val="16"/>
                <w:szCs w:val="16"/>
              </w:rPr>
              <w:t xml:space="preserve"> in den Schwänzen der Altersverteilung, bei deren Unterschreitung für die betroffenen Altersjahre die Altersverteilung des Umzugsanteils der Stadt unabhängig von Heimatkategorie und Quartier verwendet wird</w:t>
            </w:r>
          </w:p>
        </w:tc>
        <w:tc>
          <w:tcPr>
            <w:tcW w:w="708" w:type="dxa"/>
            <w:tcBorders>
              <w:top w:val="single" w:sz="8" w:space="0" w:color="0066CC"/>
              <w:left w:val="nil"/>
              <w:bottom w:val="single" w:sz="8" w:space="0" w:color="0066CC"/>
              <w:right w:val="nil"/>
            </w:tcBorders>
          </w:tcPr>
          <w:p w14:paraId="4574BE3A" w14:textId="0566A9C7" w:rsidR="005A38C0" w:rsidRPr="0052425F" w:rsidRDefault="00B36354"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100</w:t>
            </w:r>
          </w:p>
        </w:tc>
        <w:tc>
          <w:tcPr>
            <w:tcW w:w="709" w:type="dxa"/>
            <w:tcBorders>
              <w:top w:val="single" w:sz="8" w:space="0" w:color="0066CC"/>
              <w:left w:val="nil"/>
              <w:bottom w:val="single" w:sz="8" w:space="0" w:color="0066CC"/>
              <w:right w:val="nil"/>
            </w:tcBorders>
          </w:tcPr>
          <w:p w14:paraId="2AB29C73" w14:textId="459ED6A5" w:rsidR="005A38C0" w:rsidRPr="0052425F" w:rsidRDefault="00B36354"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100</w:t>
            </w:r>
          </w:p>
        </w:tc>
        <w:tc>
          <w:tcPr>
            <w:tcW w:w="709" w:type="dxa"/>
            <w:tcBorders>
              <w:top w:val="single" w:sz="8" w:space="0" w:color="0066CC"/>
              <w:left w:val="nil"/>
              <w:bottom w:val="single" w:sz="8" w:space="0" w:color="0066CC"/>
              <w:right w:val="nil"/>
            </w:tcBorders>
          </w:tcPr>
          <w:p w14:paraId="2128B867" w14:textId="25B89BEA" w:rsidR="005A38C0" w:rsidRPr="0052425F" w:rsidRDefault="00B36354"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100</w:t>
            </w:r>
          </w:p>
        </w:tc>
      </w:tr>
      <w:tr w:rsidR="005A38C0" w14:paraId="695B2F66" w14:textId="77777777" w:rsidTr="00D409E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4D35762" w14:textId="1E825146" w:rsidR="005A38C0" w:rsidRPr="0052425F" w:rsidRDefault="005A38C0" w:rsidP="00D409E3">
            <w:pPr>
              <w:pStyle w:val="Tabelle"/>
              <w:rPr>
                <w:rFonts w:ascii="Arial" w:hAnsi="Arial" w:cs="Arial"/>
                <w:b w:val="0"/>
                <w:color w:val="FF0000"/>
                <w:sz w:val="16"/>
                <w:szCs w:val="16"/>
              </w:rPr>
            </w:pPr>
            <w:proofErr w:type="spellStart"/>
            <w:r w:rsidRPr="0052425F">
              <w:rPr>
                <w:rFonts w:ascii="Arial" w:hAnsi="Arial" w:cs="Arial"/>
                <w:b w:val="0"/>
                <w:color w:val="FF0000"/>
                <w:sz w:val="16"/>
                <w:szCs w:val="16"/>
              </w:rPr>
              <w:t>umz.anz.rate.const</w:t>
            </w:r>
            <w:proofErr w:type="spellEnd"/>
          </w:p>
        </w:tc>
        <w:tc>
          <w:tcPr>
            <w:tcW w:w="992" w:type="dxa"/>
            <w:tcBorders>
              <w:top w:val="single" w:sz="8" w:space="0" w:color="0066CC"/>
              <w:left w:val="nil"/>
              <w:bottom w:val="single" w:sz="8" w:space="0" w:color="0066CC"/>
              <w:right w:val="nil"/>
            </w:tcBorders>
          </w:tcPr>
          <w:p w14:paraId="3ACBEABF" w14:textId="77777777" w:rsidR="005A38C0" w:rsidRPr="0052425F" w:rsidRDefault="005A38C0"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3BF9784E" w14:textId="288C09B6" w:rsidR="005A38C0" w:rsidRPr="0052425F" w:rsidRDefault="005A38C0" w:rsidP="005A38C0">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Kumulative </w:t>
            </w:r>
            <w:proofErr w:type="spellStart"/>
            <w:r w:rsidRPr="0052425F">
              <w:rPr>
                <w:rFonts w:ascii="Arial" w:hAnsi="Arial" w:cs="Arial"/>
                <w:color w:val="FF0000"/>
                <w:sz w:val="16"/>
                <w:szCs w:val="16"/>
              </w:rPr>
              <w:t>Bestandesgrösse</w:t>
            </w:r>
            <w:proofErr w:type="spellEnd"/>
            <w:r w:rsidRPr="0052425F">
              <w:rPr>
                <w:rFonts w:ascii="Arial" w:hAnsi="Arial" w:cs="Arial"/>
                <w:color w:val="FF0000"/>
                <w:sz w:val="16"/>
                <w:szCs w:val="16"/>
              </w:rPr>
              <w:t xml:space="preserve"> in den Schwänzen der Altersverteilung, bei deren Unterschreitung für die betroffenen Altersjahre ein konstanter Umzugsanteil verwendet wird</w:t>
            </w:r>
          </w:p>
        </w:tc>
        <w:tc>
          <w:tcPr>
            <w:tcW w:w="708" w:type="dxa"/>
            <w:tcBorders>
              <w:top w:val="single" w:sz="8" w:space="0" w:color="0066CC"/>
              <w:left w:val="nil"/>
              <w:bottom w:val="single" w:sz="8" w:space="0" w:color="0066CC"/>
              <w:right w:val="nil"/>
            </w:tcBorders>
          </w:tcPr>
          <w:p w14:paraId="6C8916C9" w14:textId="6C6AB8FC" w:rsidR="005A38C0" w:rsidRPr="0052425F" w:rsidRDefault="00B36354"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70</w:t>
            </w:r>
          </w:p>
        </w:tc>
        <w:tc>
          <w:tcPr>
            <w:tcW w:w="709" w:type="dxa"/>
            <w:tcBorders>
              <w:top w:val="single" w:sz="8" w:space="0" w:color="0066CC"/>
              <w:left w:val="nil"/>
              <w:bottom w:val="single" w:sz="8" w:space="0" w:color="0066CC"/>
              <w:right w:val="nil"/>
            </w:tcBorders>
          </w:tcPr>
          <w:p w14:paraId="623BFDAD" w14:textId="05DC5454" w:rsidR="005A38C0" w:rsidRPr="0052425F" w:rsidRDefault="00B36354"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70</w:t>
            </w:r>
          </w:p>
        </w:tc>
        <w:tc>
          <w:tcPr>
            <w:tcW w:w="709" w:type="dxa"/>
            <w:tcBorders>
              <w:top w:val="single" w:sz="8" w:space="0" w:color="0066CC"/>
              <w:left w:val="nil"/>
              <w:bottom w:val="single" w:sz="8" w:space="0" w:color="0066CC"/>
              <w:right w:val="nil"/>
            </w:tcBorders>
          </w:tcPr>
          <w:p w14:paraId="327FBBFA" w14:textId="40CA2EC4" w:rsidR="005A38C0" w:rsidRPr="0052425F" w:rsidRDefault="00B36354"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70</w:t>
            </w:r>
          </w:p>
        </w:tc>
      </w:tr>
      <w:tr w:rsidR="005A38C0" w14:paraId="6C47F8F4" w14:textId="77777777" w:rsidTr="00D40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A364421" w14:textId="7F89A00A" w:rsidR="005A38C0" w:rsidRPr="0052425F" w:rsidRDefault="005A38C0" w:rsidP="00D409E3">
            <w:pPr>
              <w:pStyle w:val="Tabelle"/>
              <w:rPr>
                <w:rFonts w:ascii="Arial" w:hAnsi="Arial" w:cs="Arial"/>
                <w:b w:val="0"/>
                <w:color w:val="FF0000"/>
                <w:sz w:val="16"/>
                <w:szCs w:val="16"/>
              </w:rPr>
            </w:pPr>
            <w:proofErr w:type="spellStart"/>
            <w:r w:rsidRPr="0052425F">
              <w:rPr>
                <w:rFonts w:ascii="Arial" w:hAnsi="Arial" w:cs="Arial"/>
                <w:b w:val="0"/>
                <w:color w:val="FF0000"/>
                <w:sz w:val="16"/>
                <w:szCs w:val="16"/>
              </w:rPr>
              <w:t>umz.wert.rate.const</w:t>
            </w:r>
            <w:proofErr w:type="spellEnd"/>
          </w:p>
        </w:tc>
        <w:tc>
          <w:tcPr>
            <w:tcW w:w="992" w:type="dxa"/>
            <w:tcBorders>
              <w:top w:val="single" w:sz="8" w:space="0" w:color="0066CC"/>
              <w:left w:val="nil"/>
              <w:bottom w:val="single" w:sz="8" w:space="0" w:color="0066CC"/>
              <w:right w:val="nil"/>
            </w:tcBorders>
          </w:tcPr>
          <w:p w14:paraId="3EE08B4B" w14:textId="77777777" w:rsidR="005A38C0" w:rsidRPr="0052425F" w:rsidRDefault="005A38C0"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474C85E7" w14:textId="13397A41" w:rsidR="005A38C0" w:rsidRPr="0052425F" w:rsidRDefault="005A38C0" w:rsidP="005A38C0">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Konstanter Wert des Umzugsanteils in den Schwänzen der Altersverteilung für Altersjahre deren kumulative </w:t>
            </w:r>
            <w:proofErr w:type="spellStart"/>
            <w:r w:rsidRPr="0052425F">
              <w:rPr>
                <w:rFonts w:ascii="Arial" w:hAnsi="Arial" w:cs="Arial"/>
                <w:color w:val="FF0000"/>
                <w:sz w:val="16"/>
                <w:szCs w:val="16"/>
              </w:rPr>
              <w:t>Bestandesgrösse</w:t>
            </w:r>
            <w:proofErr w:type="spellEnd"/>
            <w:r w:rsidRPr="0052425F">
              <w:rPr>
                <w:rFonts w:ascii="Arial" w:hAnsi="Arial" w:cs="Arial"/>
                <w:color w:val="FF0000"/>
                <w:sz w:val="16"/>
                <w:szCs w:val="16"/>
              </w:rPr>
              <w:t xml:space="preserve"> kleiner als </w:t>
            </w:r>
            <w:proofErr w:type="spellStart"/>
            <w:r w:rsidRPr="0052425F">
              <w:rPr>
                <w:rFonts w:ascii="Arial" w:hAnsi="Arial" w:cs="Arial"/>
                <w:color w:val="FF0000"/>
                <w:sz w:val="16"/>
                <w:szCs w:val="16"/>
              </w:rPr>
              <w:t>umz.anz.rate.const</w:t>
            </w:r>
            <w:proofErr w:type="spellEnd"/>
            <w:r w:rsidRPr="0052425F">
              <w:rPr>
                <w:rFonts w:ascii="Arial" w:hAnsi="Arial" w:cs="Arial"/>
                <w:color w:val="FF0000"/>
                <w:sz w:val="16"/>
                <w:szCs w:val="16"/>
              </w:rPr>
              <w:t xml:space="preserve"> (falls gleich NA, wird Anteil der aggregierten Daten im Schwanz der Verteilung verwendet)</w:t>
            </w:r>
          </w:p>
        </w:tc>
        <w:tc>
          <w:tcPr>
            <w:tcW w:w="708" w:type="dxa"/>
            <w:tcBorders>
              <w:top w:val="single" w:sz="8" w:space="0" w:color="0066CC"/>
              <w:left w:val="nil"/>
              <w:bottom w:val="single" w:sz="8" w:space="0" w:color="0066CC"/>
              <w:right w:val="nil"/>
            </w:tcBorders>
          </w:tcPr>
          <w:p w14:paraId="5DB9B799" w14:textId="2CCC4C29" w:rsidR="005A38C0" w:rsidRPr="0052425F" w:rsidRDefault="005A38C0"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38C549C4" w14:textId="52741D85" w:rsidR="005A38C0" w:rsidRPr="0052425F" w:rsidRDefault="005A38C0"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03ABAE3C" w14:textId="6FE59EAE" w:rsidR="005A38C0" w:rsidRPr="0052425F" w:rsidRDefault="005A38C0"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NA</w:t>
            </w:r>
          </w:p>
        </w:tc>
      </w:tr>
      <w:tr w:rsidR="006A5357" w14:paraId="365A0C25"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D99D866" w14:textId="77777777" w:rsidR="006A5357" w:rsidRPr="0052425F" w:rsidRDefault="006A5357" w:rsidP="006522F8">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umz.window.alter</w:t>
            </w:r>
            <w:proofErr w:type="spellEnd"/>
          </w:p>
        </w:tc>
        <w:tc>
          <w:tcPr>
            <w:tcW w:w="992" w:type="dxa"/>
            <w:tcBorders>
              <w:top w:val="single" w:sz="8" w:space="0" w:color="0066CC"/>
              <w:left w:val="nil"/>
              <w:bottom w:val="single" w:sz="8" w:space="0" w:color="0066CC"/>
              <w:right w:val="nil"/>
            </w:tcBorders>
          </w:tcPr>
          <w:p w14:paraId="420FA336"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6CF526A8"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Filter über Altersverteilung; gesamte Filterfenster-Breite, d.h. eine ungerade Zahl wählen</w:t>
            </w:r>
          </w:p>
        </w:tc>
        <w:tc>
          <w:tcPr>
            <w:tcW w:w="708" w:type="dxa"/>
            <w:tcBorders>
              <w:top w:val="single" w:sz="8" w:space="0" w:color="0066CC"/>
              <w:left w:val="nil"/>
              <w:bottom w:val="single" w:sz="8" w:space="0" w:color="0066CC"/>
              <w:right w:val="nil"/>
            </w:tcBorders>
          </w:tcPr>
          <w:p w14:paraId="13D8E548"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11</w:t>
            </w:r>
          </w:p>
        </w:tc>
        <w:tc>
          <w:tcPr>
            <w:tcW w:w="709" w:type="dxa"/>
            <w:tcBorders>
              <w:top w:val="single" w:sz="8" w:space="0" w:color="0066CC"/>
              <w:left w:val="nil"/>
              <w:bottom w:val="single" w:sz="8" w:space="0" w:color="0066CC"/>
              <w:right w:val="nil"/>
            </w:tcBorders>
          </w:tcPr>
          <w:p w14:paraId="02E0C484"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11</w:t>
            </w:r>
          </w:p>
        </w:tc>
        <w:tc>
          <w:tcPr>
            <w:tcW w:w="709" w:type="dxa"/>
            <w:tcBorders>
              <w:top w:val="single" w:sz="8" w:space="0" w:color="0066CC"/>
              <w:left w:val="nil"/>
              <w:bottom w:val="single" w:sz="8" w:space="0" w:color="0066CC"/>
              <w:right w:val="nil"/>
            </w:tcBorders>
          </w:tcPr>
          <w:p w14:paraId="03DFA8C4"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11</w:t>
            </w:r>
          </w:p>
        </w:tc>
      </w:tr>
      <w:tr w:rsidR="006A5357" w14:paraId="4008830E"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790C6F7" w14:textId="77777777" w:rsidR="006A5357" w:rsidRPr="0052425F" w:rsidRDefault="006A5357" w:rsidP="006522F8">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umz.alter.max</w:t>
            </w:r>
            <w:proofErr w:type="spellEnd"/>
          </w:p>
        </w:tc>
        <w:tc>
          <w:tcPr>
            <w:tcW w:w="992" w:type="dxa"/>
            <w:tcBorders>
              <w:top w:val="single" w:sz="8" w:space="0" w:color="0066CC"/>
              <w:left w:val="nil"/>
              <w:bottom w:val="single" w:sz="8" w:space="0" w:color="0066CC"/>
              <w:right w:val="nil"/>
            </w:tcBorders>
          </w:tcPr>
          <w:p w14:paraId="482DD2FD"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210404E9"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Ab diesem Alter wird der gleiche Umzugsanteil verwendet</w:t>
            </w:r>
          </w:p>
        </w:tc>
        <w:tc>
          <w:tcPr>
            <w:tcW w:w="708" w:type="dxa"/>
            <w:tcBorders>
              <w:top w:val="single" w:sz="8" w:space="0" w:color="0066CC"/>
              <w:left w:val="nil"/>
              <w:bottom w:val="single" w:sz="8" w:space="0" w:color="0066CC"/>
              <w:right w:val="nil"/>
            </w:tcBorders>
          </w:tcPr>
          <w:p w14:paraId="323D1FAF"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80</w:t>
            </w:r>
          </w:p>
        </w:tc>
        <w:tc>
          <w:tcPr>
            <w:tcW w:w="709" w:type="dxa"/>
            <w:tcBorders>
              <w:top w:val="single" w:sz="8" w:space="0" w:color="0066CC"/>
              <w:left w:val="nil"/>
              <w:bottom w:val="single" w:sz="8" w:space="0" w:color="0066CC"/>
              <w:right w:val="nil"/>
            </w:tcBorders>
          </w:tcPr>
          <w:p w14:paraId="6DF54986"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80</w:t>
            </w:r>
          </w:p>
        </w:tc>
        <w:tc>
          <w:tcPr>
            <w:tcW w:w="709" w:type="dxa"/>
            <w:tcBorders>
              <w:top w:val="single" w:sz="8" w:space="0" w:color="0066CC"/>
              <w:left w:val="nil"/>
              <w:bottom w:val="single" w:sz="8" w:space="0" w:color="0066CC"/>
              <w:right w:val="nil"/>
            </w:tcBorders>
          </w:tcPr>
          <w:p w14:paraId="7612886C"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80</w:t>
            </w:r>
          </w:p>
        </w:tc>
      </w:tr>
      <w:tr w:rsidR="006A5357" w14:paraId="27197EF1"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198989D" w14:textId="77777777" w:rsidR="006A5357" w:rsidRPr="0052425F" w:rsidRDefault="006A5357" w:rsidP="006522F8">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umz.ant.anz.mittel</w:t>
            </w:r>
            <w:proofErr w:type="spellEnd"/>
          </w:p>
        </w:tc>
        <w:tc>
          <w:tcPr>
            <w:tcW w:w="992" w:type="dxa"/>
            <w:tcBorders>
              <w:top w:val="single" w:sz="8" w:space="0" w:color="0066CC"/>
              <w:left w:val="nil"/>
              <w:bottom w:val="single" w:sz="8" w:space="0" w:color="0066CC"/>
              <w:right w:val="nil"/>
            </w:tcBorders>
          </w:tcPr>
          <w:p w14:paraId="7623816B"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Personen</w:t>
            </w:r>
          </w:p>
        </w:tc>
        <w:tc>
          <w:tcPr>
            <w:tcW w:w="3969" w:type="dxa"/>
            <w:tcBorders>
              <w:top w:val="single" w:sz="8" w:space="0" w:color="0066CC"/>
              <w:left w:val="nil"/>
              <w:bottom w:val="single" w:sz="8" w:space="0" w:color="0066CC"/>
              <w:right w:val="nil"/>
            </w:tcBorders>
          </w:tcPr>
          <w:p w14:paraId="4B28E387"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Bei geringer Anzahl Personen im Zuzug* ist es nicht mehr sinnvoll einen Trend des Anteils zu rechnen (sondern bloss einen mittleren Anteil über alle Jahre; Basisjahre, lang)</w:t>
            </w:r>
          </w:p>
        </w:tc>
        <w:tc>
          <w:tcPr>
            <w:tcW w:w="708" w:type="dxa"/>
            <w:tcBorders>
              <w:top w:val="single" w:sz="8" w:space="0" w:color="0066CC"/>
              <w:left w:val="nil"/>
              <w:bottom w:val="single" w:sz="8" w:space="0" w:color="0066CC"/>
              <w:right w:val="nil"/>
            </w:tcBorders>
          </w:tcPr>
          <w:p w14:paraId="7AAD7D0B"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70</w:t>
            </w:r>
          </w:p>
        </w:tc>
        <w:tc>
          <w:tcPr>
            <w:tcW w:w="709" w:type="dxa"/>
            <w:tcBorders>
              <w:top w:val="single" w:sz="8" w:space="0" w:color="0066CC"/>
              <w:left w:val="nil"/>
              <w:bottom w:val="single" w:sz="8" w:space="0" w:color="0066CC"/>
              <w:right w:val="nil"/>
            </w:tcBorders>
          </w:tcPr>
          <w:p w14:paraId="6CA30861"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70</w:t>
            </w:r>
          </w:p>
        </w:tc>
        <w:tc>
          <w:tcPr>
            <w:tcW w:w="709" w:type="dxa"/>
            <w:tcBorders>
              <w:top w:val="single" w:sz="8" w:space="0" w:color="0066CC"/>
              <w:left w:val="nil"/>
              <w:bottom w:val="single" w:sz="8" w:space="0" w:color="0066CC"/>
              <w:right w:val="nil"/>
            </w:tcBorders>
          </w:tcPr>
          <w:p w14:paraId="458554F8"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70</w:t>
            </w:r>
          </w:p>
        </w:tc>
      </w:tr>
      <w:tr w:rsidR="006A5357" w14:paraId="7F22064F"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827BD05" w14:textId="77777777" w:rsidR="006A5357" w:rsidRPr="0052425F" w:rsidRDefault="006A5357" w:rsidP="006522F8">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umz.anteil.trend</w:t>
            </w:r>
            <w:proofErr w:type="spellEnd"/>
          </w:p>
        </w:tc>
        <w:tc>
          <w:tcPr>
            <w:tcW w:w="992" w:type="dxa"/>
            <w:tcBorders>
              <w:top w:val="single" w:sz="8" w:space="0" w:color="0066CC"/>
              <w:left w:val="nil"/>
              <w:bottom w:val="single" w:sz="8" w:space="0" w:color="0066CC"/>
              <w:right w:val="nil"/>
            </w:tcBorders>
          </w:tcPr>
          <w:p w14:paraId="478B17A5"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3E1702F0"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Trend zusätzlich zum Mittel; 100 % heisst, dass 100 % der Differenz zwischen Trend und Mittel zum Mittel dazukommt (d.h. gleich Trend)</w:t>
            </w:r>
          </w:p>
        </w:tc>
        <w:tc>
          <w:tcPr>
            <w:tcW w:w="708" w:type="dxa"/>
            <w:tcBorders>
              <w:top w:val="single" w:sz="8" w:space="0" w:color="0066CC"/>
              <w:left w:val="nil"/>
              <w:bottom w:val="single" w:sz="8" w:space="0" w:color="0066CC"/>
              <w:right w:val="nil"/>
            </w:tcBorders>
          </w:tcPr>
          <w:p w14:paraId="13D87D8B"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7354F47E"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1D346C0E"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r>
      <w:tr w:rsidR="00850B09" w14:paraId="1DAC6792"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173EA5B" w14:textId="77777777" w:rsidR="00850B09" w:rsidRPr="0052425F" w:rsidRDefault="00850B09" w:rsidP="00543933">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umz.window.alter.szen</w:t>
            </w:r>
            <w:proofErr w:type="spellEnd"/>
          </w:p>
        </w:tc>
        <w:tc>
          <w:tcPr>
            <w:tcW w:w="992" w:type="dxa"/>
            <w:tcBorders>
              <w:top w:val="single" w:sz="8" w:space="0" w:color="0066CC"/>
              <w:left w:val="nil"/>
              <w:bottom w:val="single" w:sz="8" w:space="0" w:color="0066CC"/>
              <w:right w:val="nil"/>
            </w:tcBorders>
          </w:tcPr>
          <w:p w14:paraId="16F27D67" w14:textId="77777777" w:rsidR="00850B09" w:rsidRPr="0052425F" w:rsidRDefault="00850B09"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6FC191CF" w14:textId="77777777" w:rsidR="00850B09" w:rsidRPr="0052425F" w:rsidRDefault="00850B09"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 xml:space="preserve">Für die </w:t>
            </w:r>
            <w:proofErr w:type="spellStart"/>
            <w:r w:rsidRPr="0052425F">
              <w:rPr>
                <w:rFonts w:ascii="Arial" w:hAnsi="Arial" w:cs="Arial"/>
                <w:color w:val="FF0000"/>
                <w:sz w:val="16"/>
                <w:szCs w:val="16"/>
              </w:rPr>
              <w:t>Szenarienjahre</w:t>
            </w:r>
            <w:proofErr w:type="spellEnd"/>
            <w:r w:rsidRPr="0052425F">
              <w:rPr>
                <w:rFonts w:ascii="Arial" w:hAnsi="Arial" w:cs="Arial"/>
                <w:color w:val="FF0000"/>
                <w:sz w:val="16"/>
                <w:szCs w:val="16"/>
              </w:rPr>
              <w:t>: Filter über Altersverteilung; gesamte Filterfenster-Breite, d.h. eine ungerade Zahl wählen</w:t>
            </w:r>
          </w:p>
        </w:tc>
        <w:tc>
          <w:tcPr>
            <w:tcW w:w="708" w:type="dxa"/>
            <w:tcBorders>
              <w:top w:val="single" w:sz="8" w:space="0" w:color="0066CC"/>
              <w:left w:val="nil"/>
              <w:bottom w:val="single" w:sz="8" w:space="0" w:color="0066CC"/>
              <w:right w:val="nil"/>
            </w:tcBorders>
          </w:tcPr>
          <w:p w14:paraId="7003B7A5" w14:textId="77777777" w:rsidR="00850B09" w:rsidRPr="0052425F" w:rsidRDefault="00850B0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w:t>
            </w:r>
          </w:p>
        </w:tc>
        <w:tc>
          <w:tcPr>
            <w:tcW w:w="709" w:type="dxa"/>
            <w:tcBorders>
              <w:top w:val="single" w:sz="8" w:space="0" w:color="0066CC"/>
              <w:left w:val="nil"/>
              <w:bottom w:val="single" w:sz="8" w:space="0" w:color="0066CC"/>
              <w:right w:val="nil"/>
            </w:tcBorders>
          </w:tcPr>
          <w:p w14:paraId="59A9221C" w14:textId="77777777" w:rsidR="00850B09" w:rsidRPr="0052425F" w:rsidRDefault="00850B0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w:t>
            </w:r>
          </w:p>
        </w:tc>
        <w:tc>
          <w:tcPr>
            <w:tcW w:w="709" w:type="dxa"/>
            <w:tcBorders>
              <w:top w:val="single" w:sz="8" w:space="0" w:color="0066CC"/>
              <w:left w:val="nil"/>
              <w:bottom w:val="single" w:sz="8" w:space="0" w:color="0066CC"/>
              <w:right w:val="nil"/>
            </w:tcBorders>
          </w:tcPr>
          <w:p w14:paraId="488E7F09" w14:textId="77777777" w:rsidR="00850B09" w:rsidRPr="0052425F" w:rsidRDefault="00850B0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w:t>
            </w:r>
          </w:p>
        </w:tc>
      </w:tr>
      <w:tr w:rsidR="00850B09" w14:paraId="1708282F"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E3BDD37" w14:textId="5564EBE2" w:rsidR="00850B09" w:rsidRPr="0052425F" w:rsidRDefault="00850B09" w:rsidP="00543933">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lang w:eastAsia="en-US"/>
              </w:rPr>
              <w:t>umz.sp.rate.stadt</w:t>
            </w:r>
            <w:proofErr w:type="spellEnd"/>
          </w:p>
        </w:tc>
        <w:tc>
          <w:tcPr>
            <w:tcW w:w="992" w:type="dxa"/>
            <w:tcBorders>
              <w:top w:val="single" w:sz="8" w:space="0" w:color="0066CC"/>
              <w:left w:val="nil"/>
              <w:bottom w:val="single" w:sz="8" w:space="0" w:color="0066CC"/>
              <w:right w:val="nil"/>
            </w:tcBorders>
          </w:tcPr>
          <w:p w14:paraId="59A2890E" w14:textId="77777777" w:rsidR="00850B09" w:rsidRPr="0052425F" w:rsidRDefault="00850B09"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4B70C483" w14:textId="78B1A04D" w:rsidR="00850B09" w:rsidRPr="0052425F" w:rsidRDefault="00850B09"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bCs w:val="0"/>
                <w:color w:val="FF0000"/>
                <w:sz w:val="16"/>
                <w:szCs w:val="16"/>
                <w:lang w:eastAsia="en-US"/>
              </w:rPr>
              <w:t xml:space="preserve">Umzugsanteil: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für Schätzung der Altersverteilung der Rate für gesamte Stadt (falls NA wird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402FBB0B" w14:textId="461F741F" w:rsidR="00850B09" w:rsidRPr="0052425F" w:rsidRDefault="00850B0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02276C97" w14:textId="6F8760FC" w:rsidR="00850B09" w:rsidRPr="0052425F" w:rsidRDefault="00850B0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3D7D9D4B" w14:textId="2D5A32B3" w:rsidR="00850B09" w:rsidRPr="0052425F" w:rsidRDefault="00850B0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103D1B" w14:paraId="6517B7D2" w14:textId="77777777" w:rsidTr="00543933">
        <w:trPr>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56B72F1E" w14:textId="77777777" w:rsidR="00103D1B" w:rsidRPr="00926426" w:rsidRDefault="00103D1B" w:rsidP="00926426">
            <w:pPr>
              <w:pStyle w:val="Tabelle"/>
              <w:pageBreakBefore/>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lastRenderedPageBreak/>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4C976F42" w14:textId="77777777" w:rsidR="00103D1B" w:rsidRPr="00926426" w:rsidRDefault="00103D1B"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68941D40" w14:textId="77777777" w:rsidR="00103D1B" w:rsidRPr="00926426" w:rsidRDefault="00103D1B"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15331E22" w14:textId="77777777" w:rsidR="00103D1B" w:rsidRPr="00926426" w:rsidRDefault="00103D1B" w:rsidP="00543933">
            <w:pPr>
              <w:pStyle w:val="Tabelle"/>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t>Werte pro Szenario</w:t>
            </w:r>
          </w:p>
        </w:tc>
      </w:tr>
      <w:tr w:rsidR="00103D1B" w14:paraId="47A839A5" w14:textId="77777777" w:rsidTr="00543933">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59F3D957" w14:textId="77777777" w:rsidR="00103D1B" w:rsidRPr="00575B76" w:rsidRDefault="00103D1B" w:rsidP="00543933">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7AE5C794" w14:textId="77777777" w:rsidR="00103D1B" w:rsidRPr="00575B76" w:rsidRDefault="00103D1B"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5C2664F6" w14:textId="77777777" w:rsidR="00103D1B" w:rsidRPr="00575B76" w:rsidRDefault="00103D1B"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47FC164C" w14:textId="77777777" w:rsidR="00103D1B" w:rsidRPr="00575B76" w:rsidRDefault="00103D1B"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2CF02EC9" w14:textId="77777777" w:rsidR="00103D1B" w:rsidRPr="00575B76" w:rsidRDefault="00103D1B"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153FB24F" w14:textId="77777777" w:rsidR="00103D1B" w:rsidRPr="00575B76" w:rsidRDefault="00103D1B"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850B09" w14:paraId="470A552D"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34A6D3B" w14:textId="77777777" w:rsidR="00850B09" w:rsidRPr="0052425F" w:rsidRDefault="00850B09"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rPr>
              <w:t>umz.sp.rate.heimat1</w:t>
            </w:r>
          </w:p>
        </w:tc>
        <w:tc>
          <w:tcPr>
            <w:tcW w:w="992" w:type="dxa"/>
            <w:tcBorders>
              <w:top w:val="single" w:sz="8" w:space="0" w:color="0066CC"/>
              <w:left w:val="nil"/>
              <w:bottom w:val="single" w:sz="8" w:space="0" w:color="0066CC"/>
              <w:right w:val="nil"/>
            </w:tcBorders>
          </w:tcPr>
          <w:p w14:paraId="794D2DF2" w14:textId="77777777" w:rsidR="00850B09" w:rsidRPr="0052425F" w:rsidRDefault="00850B09"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20E8A1FD" w14:textId="24481365" w:rsidR="00850B09" w:rsidRPr="0052425F" w:rsidRDefault="00850B09"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 xml:space="preserve">Umzugsanteil: </w:t>
            </w:r>
            <w:r w:rsidR="00BA7A46" w:rsidRPr="0052425F">
              <w:rPr>
                <w:rFonts w:ascii="Arial" w:hAnsi="Arial" w:cs="Arial"/>
                <w:color w:val="FF0000"/>
                <w:sz w:val="16"/>
                <w:szCs w:val="16"/>
              </w:rPr>
              <w:t>«</w:t>
            </w:r>
            <w:proofErr w:type="spellStart"/>
            <w:r w:rsidR="00BA7A46" w:rsidRPr="0052425F">
              <w:rPr>
                <w:rFonts w:ascii="Arial" w:hAnsi="Arial" w:cs="Arial"/>
                <w:color w:val="FF0000"/>
                <w:sz w:val="16"/>
                <w:szCs w:val="16"/>
              </w:rPr>
              <w:t>Smoothness</w:t>
            </w:r>
            <w:proofErr w:type="spellEnd"/>
            <w:r w:rsidR="00BA7A46" w:rsidRPr="0052425F">
              <w:rPr>
                <w:rFonts w:ascii="Arial" w:hAnsi="Arial" w:cs="Arial"/>
                <w:color w:val="FF0000"/>
                <w:sz w:val="16"/>
                <w:szCs w:val="16"/>
              </w:rPr>
              <w:t>-Parameter»</w:t>
            </w:r>
            <w:r w:rsidRPr="0052425F">
              <w:rPr>
                <w:rFonts w:ascii="Arial" w:hAnsi="Arial" w:cs="Arial"/>
                <w:color w:val="FF0000"/>
                <w:sz w:val="16"/>
                <w:szCs w:val="16"/>
              </w:rPr>
              <w:t xml:space="preserve"> für Schätzung der Altersverteilung der Rate für Heimat Schweiz (falls NA wird </w:t>
            </w:r>
            <w:r w:rsidR="00BA7A46" w:rsidRPr="0052425F">
              <w:rPr>
                <w:rFonts w:ascii="Arial" w:hAnsi="Arial" w:cs="Arial"/>
                <w:color w:val="FF0000"/>
                <w:sz w:val="16"/>
                <w:szCs w:val="16"/>
              </w:rPr>
              <w:t>«</w:t>
            </w:r>
            <w:proofErr w:type="spellStart"/>
            <w:r w:rsidR="00BA7A46" w:rsidRPr="0052425F">
              <w:rPr>
                <w:rFonts w:ascii="Arial" w:hAnsi="Arial" w:cs="Arial"/>
                <w:color w:val="FF0000"/>
                <w:sz w:val="16"/>
                <w:szCs w:val="16"/>
              </w:rPr>
              <w:t>Smoothness</w:t>
            </w:r>
            <w:proofErr w:type="spellEnd"/>
            <w:r w:rsidR="00BA7A46" w:rsidRPr="0052425F">
              <w:rPr>
                <w:rFonts w:ascii="Arial" w:hAnsi="Arial" w:cs="Arial"/>
                <w:color w:val="FF0000"/>
                <w:sz w:val="16"/>
                <w:szCs w:val="16"/>
              </w:rPr>
              <w:t>-Parameter»</w:t>
            </w:r>
            <w:r w:rsidRPr="0052425F">
              <w:rPr>
                <w:rFonts w:ascii="Arial" w:hAnsi="Arial" w:cs="Arial"/>
                <w:color w:val="FF0000"/>
                <w:sz w:val="16"/>
                <w:szCs w:val="16"/>
              </w:rPr>
              <w:t xml:space="preserve"> adaptiv bestimmt)</w:t>
            </w:r>
          </w:p>
        </w:tc>
        <w:tc>
          <w:tcPr>
            <w:tcW w:w="708" w:type="dxa"/>
            <w:tcBorders>
              <w:top w:val="single" w:sz="8" w:space="0" w:color="0066CC"/>
              <w:left w:val="nil"/>
              <w:bottom w:val="single" w:sz="8" w:space="0" w:color="0066CC"/>
              <w:right w:val="nil"/>
            </w:tcBorders>
          </w:tcPr>
          <w:p w14:paraId="179B312B" w14:textId="77777777" w:rsidR="00850B09" w:rsidRPr="0052425F" w:rsidRDefault="00850B0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37B9F253" w14:textId="77777777" w:rsidR="00850B09" w:rsidRPr="0052425F" w:rsidRDefault="00850B0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73921A5D" w14:textId="77777777" w:rsidR="00850B09" w:rsidRPr="0052425F" w:rsidRDefault="00850B0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850B09" w14:paraId="78D001D9"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87984A3" w14:textId="25E8C1D7" w:rsidR="00850B09" w:rsidRPr="0052425F" w:rsidRDefault="00850B09"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rPr>
              <w:t>umz.sp.rate.heimat2</w:t>
            </w:r>
          </w:p>
        </w:tc>
        <w:tc>
          <w:tcPr>
            <w:tcW w:w="992" w:type="dxa"/>
            <w:tcBorders>
              <w:top w:val="single" w:sz="8" w:space="0" w:color="0066CC"/>
              <w:left w:val="nil"/>
              <w:bottom w:val="single" w:sz="8" w:space="0" w:color="0066CC"/>
              <w:right w:val="nil"/>
            </w:tcBorders>
          </w:tcPr>
          <w:p w14:paraId="08E20D80" w14:textId="77777777" w:rsidR="00850B09" w:rsidRPr="0052425F" w:rsidRDefault="00850B09"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632CA863" w14:textId="0EF96B1F" w:rsidR="00850B09" w:rsidRPr="0052425F" w:rsidRDefault="00850B09"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bCs w:val="0"/>
                <w:color w:val="FF0000"/>
                <w:sz w:val="16"/>
                <w:szCs w:val="16"/>
                <w:lang w:eastAsia="en-US"/>
              </w:rPr>
              <w:t xml:space="preserve">Umzugsanteil: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für Schätzung der Altersverteilung der Rate für Heimat Deutschsprachiges Europa (falls NA wird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4344C358" w14:textId="77777777" w:rsidR="00850B09" w:rsidRPr="0052425F" w:rsidRDefault="00850B0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4006D798" w14:textId="77777777" w:rsidR="00850B09" w:rsidRPr="0052425F" w:rsidRDefault="00850B0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6189A6C7" w14:textId="77777777" w:rsidR="00850B09" w:rsidRPr="0052425F" w:rsidRDefault="00850B0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850B09" w14:paraId="4FA9A72D"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95DBDB4" w14:textId="0DA56686" w:rsidR="00850B09" w:rsidRPr="0052425F" w:rsidRDefault="00850B09"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rPr>
              <w:t>umz.sp.rate.heimat3</w:t>
            </w:r>
          </w:p>
        </w:tc>
        <w:tc>
          <w:tcPr>
            <w:tcW w:w="992" w:type="dxa"/>
            <w:tcBorders>
              <w:top w:val="single" w:sz="8" w:space="0" w:color="0066CC"/>
              <w:left w:val="nil"/>
              <w:bottom w:val="single" w:sz="8" w:space="0" w:color="0066CC"/>
              <w:right w:val="nil"/>
            </w:tcBorders>
          </w:tcPr>
          <w:p w14:paraId="1C43AA8A" w14:textId="77777777" w:rsidR="00850B09" w:rsidRPr="0052425F" w:rsidRDefault="00850B09"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6AF22541" w14:textId="616D11D4" w:rsidR="00850B09" w:rsidRPr="0052425F" w:rsidRDefault="00850B09"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bCs w:val="0"/>
                <w:color w:val="FF0000"/>
                <w:sz w:val="16"/>
                <w:szCs w:val="16"/>
                <w:lang w:eastAsia="en-US"/>
              </w:rPr>
              <w:t xml:space="preserve">Umzugsanteil: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für Schätzung der Altersverteilung der Rate für Heimat Deutschsprachiges Europa (falls NA wird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668C267F" w14:textId="77777777" w:rsidR="00850B09" w:rsidRPr="0052425F" w:rsidRDefault="00850B0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29ADC7F4" w14:textId="77777777" w:rsidR="00850B09" w:rsidRPr="0052425F" w:rsidRDefault="00850B0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0ADCB21D" w14:textId="77777777" w:rsidR="00850B09" w:rsidRPr="0052425F" w:rsidRDefault="00850B0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850B09" w14:paraId="54890D99"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75911DD" w14:textId="316CB4C0" w:rsidR="00850B09" w:rsidRPr="0052425F" w:rsidRDefault="00850B09" w:rsidP="00850B09">
            <w:pPr>
              <w:pStyle w:val="Tabelle"/>
              <w:rPr>
                <w:rFonts w:ascii="Arial" w:hAnsi="Arial" w:cs="Arial"/>
                <w:b w:val="0"/>
                <w:color w:val="FF0000"/>
                <w:sz w:val="16"/>
                <w:szCs w:val="16"/>
                <w:lang w:eastAsia="en-US"/>
              </w:rPr>
            </w:pPr>
            <w:r w:rsidRPr="0052425F">
              <w:rPr>
                <w:rFonts w:ascii="Arial" w:hAnsi="Arial" w:cs="Arial"/>
                <w:b w:val="0"/>
                <w:color w:val="FF0000"/>
                <w:sz w:val="16"/>
                <w:szCs w:val="16"/>
              </w:rPr>
              <w:t>umz.sp.rate.heimat4</w:t>
            </w:r>
          </w:p>
        </w:tc>
        <w:tc>
          <w:tcPr>
            <w:tcW w:w="992" w:type="dxa"/>
            <w:tcBorders>
              <w:top w:val="single" w:sz="8" w:space="0" w:color="0066CC"/>
              <w:left w:val="nil"/>
              <w:bottom w:val="single" w:sz="8" w:space="0" w:color="0066CC"/>
              <w:right w:val="nil"/>
            </w:tcBorders>
          </w:tcPr>
          <w:p w14:paraId="0F0F2D38" w14:textId="77777777" w:rsidR="00850B09" w:rsidRPr="0052425F" w:rsidRDefault="00850B09" w:rsidP="00850B09">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54468054" w14:textId="4D53CAEA" w:rsidR="00850B09" w:rsidRPr="0052425F" w:rsidRDefault="00850B09" w:rsidP="00850B09">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 xml:space="preserve">Umzugsanteil: </w:t>
            </w:r>
            <w:r w:rsidR="00BA7A46" w:rsidRPr="0052425F">
              <w:rPr>
                <w:rFonts w:ascii="Arial" w:hAnsi="Arial" w:cs="Arial"/>
                <w:color w:val="FF0000"/>
                <w:sz w:val="16"/>
                <w:szCs w:val="16"/>
              </w:rPr>
              <w:t>«</w:t>
            </w:r>
            <w:proofErr w:type="spellStart"/>
            <w:r w:rsidR="00BA7A46" w:rsidRPr="0052425F">
              <w:rPr>
                <w:rFonts w:ascii="Arial" w:hAnsi="Arial" w:cs="Arial"/>
                <w:color w:val="FF0000"/>
                <w:sz w:val="16"/>
                <w:szCs w:val="16"/>
              </w:rPr>
              <w:t>Smoothness</w:t>
            </w:r>
            <w:proofErr w:type="spellEnd"/>
            <w:r w:rsidR="00BA7A46" w:rsidRPr="0052425F">
              <w:rPr>
                <w:rFonts w:ascii="Arial" w:hAnsi="Arial" w:cs="Arial"/>
                <w:color w:val="FF0000"/>
                <w:sz w:val="16"/>
                <w:szCs w:val="16"/>
              </w:rPr>
              <w:t>-Parameter»</w:t>
            </w:r>
            <w:r w:rsidRPr="0052425F">
              <w:rPr>
                <w:rFonts w:ascii="Arial" w:hAnsi="Arial" w:cs="Arial"/>
                <w:color w:val="FF0000"/>
                <w:sz w:val="16"/>
                <w:szCs w:val="16"/>
              </w:rPr>
              <w:t xml:space="preserve"> für Schätzung der Altersverteilung der Rate für Heimat Restliche Welt (falls NA wird </w:t>
            </w:r>
            <w:r w:rsidR="00BA7A46" w:rsidRPr="0052425F">
              <w:rPr>
                <w:rFonts w:ascii="Arial" w:hAnsi="Arial" w:cs="Arial"/>
                <w:color w:val="FF0000"/>
                <w:sz w:val="16"/>
                <w:szCs w:val="16"/>
              </w:rPr>
              <w:t>«</w:t>
            </w:r>
            <w:proofErr w:type="spellStart"/>
            <w:r w:rsidR="00BA7A46" w:rsidRPr="0052425F">
              <w:rPr>
                <w:rFonts w:ascii="Arial" w:hAnsi="Arial" w:cs="Arial"/>
                <w:color w:val="FF0000"/>
                <w:sz w:val="16"/>
                <w:szCs w:val="16"/>
              </w:rPr>
              <w:t>Smoothness</w:t>
            </w:r>
            <w:proofErr w:type="spellEnd"/>
            <w:r w:rsidR="00BA7A46" w:rsidRPr="0052425F">
              <w:rPr>
                <w:rFonts w:ascii="Arial" w:hAnsi="Arial" w:cs="Arial"/>
                <w:color w:val="FF0000"/>
                <w:sz w:val="16"/>
                <w:szCs w:val="16"/>
              </w:rPr>
              <w:t>-Parameter»</w:t>
            </w:r>
            <w:r w:rsidRPr="0052425F">
              <w:rPr>
                <w:rFonts w:ascii="Arial" w:hAnsi="Arial" w:cs="Arial"/>
                <w:color w:val="FF0000"/>
                <w:sz w:val="16"/>
                <w:szCs w:val="16"/>
              </w:rPr>
              <w:t xml:space="preserve"> adaptiv bestimmt)</w:t>
            </w:r>
          </w:p>
        </w:tc>
        <w:tc>
          <w:tcPr>
            <w:tcW w:w="708" w:type="dxa"/>
            <w:tcBorders>
              <w:top w:val="single" w:sz="8" w:space="0" w:color="0066CC"/>
              <w:left w:val="nil"/>
              <w:bottom w:val="single" w:sz="8" w:space="0" w:color="0066CC"/>
              <w:right w:val="nil"/>
            </w:tcBorders>
          </w:tcPr>
          <w:p w14:paraId="2FB5FF31" w14:textId="481A69EB" w:rsidR="00850B09" w:rsidRPr="0052425F" w:rsidRDefault="00850B09" w:rsidP="00850B09">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740BCB1F" w14:textId="385E316A" w:rsidR="00850B09" w:rsidRPr="0052425F" w:rsidRDefault="00850B09" w:rsidP="00850B09">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037C59AE" w14:textId="109A8F92" w:rsidR="00850B09" w:rsidRPr="0052425F" w:rsidRDefault="00850B09" w:rsidP="00850B09">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bl>
    <w:p w14:paraId="54E9F2F2" w14:textId="77777777" w:rsidR="00A47BAA" w:rsidRDefault="00A47BAA" w:rsidP="00E564D9"/>
    <w:p w14:paraId="2E1A1F0F" w14:textId="28DB98ED" w:rsidR="006A5357" w:rsidRDefault="006A5357">
      <w:pPr>
        <w:spacing w:line="240" w:lineRule="auto"/>
        <w:ind w:left="0"/>
      </w:pPr>
      <w:r>
        <w:br w:type="page"/>
      </w:r>
    </w:p>
    <w:p w14:paraId="0B86769F" w14:textId="231805A6" w:rsidR="00A47BAA" w:rsidRDefault="006A5357" w:rsidP="006A5357">
      <w:pPr>
        <w:pStyle w:val="Randnotiz"/>
        <w:framePr w:wrap="around"/>
      </w:pPr>
      <w:r w:rsidRPr="006A5357">
        <w:lastRenderedPageBreak/>
        <w:t>Paramete</w:t>
      </w:r>
      <w:r w:rsidR="002D7F15">
        <w:t>r</w:t>
      </w:r>
      <w:r w:rsidR="003B4791">
        <w:t xml:space="preserve"> zu Einbürgerungen</w:t>
      </w:r>
    </w:p>
    <w:p w14:paraId="3B264091" w14:textId="77777777" w:rsidR="00A47BAA" w:rsidRDefault="00A47BAA" w:rsidP="00E564D9"/>
    <w:p w14:paraId="4587C468" w14:textId="77777777" w:rsidR="00A47BAA" w:rsidRDefault="00A47BAA" w:rsidP="00E564D9"/>
    <w:p w14:paraId="59B4E59E" w14:textId="77777777" w:rsidR="002D7F15" w:rsidRDefault="002D7F15" w:rsidP="00E564D9"/>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6A5357" w:rsidRPr="00575B76" w14:paraId="7688B943" w14:textId="77777777" w:rsidTr="006522F8">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39B1F0CC" w14:textId="77777777" w:rsidR="006A5357" w:rsidRPr="00575B76" w:rsidRDefault="006A5357" w:rsidP="006522F8">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7A6F99B3"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26684ED5"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0AA4FCF3" w14:textId="77777777" w:rsidR="006A5357" w:rsidRPr="00575B76" w:rsidRDefault="006A5357" w:rsidP="006522F8">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6A5357" w:rsidRPr="00575B76" w14:paraId="09BC9699" w14:textId="77777777" w:rsidTr="006522F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76382803" w14:textId="77777777" w:rsidR="006A5357" w:rsidRPr="00575B76" w:rsidRDefault="006A5357" w:rsidP="006522F8">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6363F1D9"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0C420E4B"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5D2AFB68"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54FBAC68"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5611F3A3"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43219B" w14:paraId="490C2FF9" w14:textId="77777777" w:rsidTr="00D409E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153538F" w14:textId="54D115F6" w:rsidR="0043219B" w:rsidRPr="0052425F" w:rsidRDefault="0043219B" w:rsidP="00D409E3">
            <w:pPr>
              <w:pStyle w:val="Tabelle"/>
              <w:rPr>
                <w:rFonts w:ascii="Arial" w:hAnsi="Arial" w:cs="Arial"/>
                <w:b w:val="0"/>
                <w:color w:val="FF0000"/>
                <w:sz w:val="16"/>
                <w:szCs w:val="16"/>
              </w:rPr>
            </w:pPr>
            <w:proofErr w:type="spellStart"/>
            <w:r w:rsidRPr="0052425F">
              <w:rPr>
                <w:rFonts w:ascii="Arial" w:hAnsi="Arial" w:cs="Arial"/>
                <w:b w:val="0"/>
                <w:color w:val="FF0000"/>
                <w:sz w:val="16"/>
                <w:szCs w:val="16"/>
              </w:rPr>
              <w:t>brw.anz.rate.heimat</w:t>
            </w:r>
            <w:proofErr w:type="spellEnd"/>
          </w:p>
        </w:tc>
        <w:tc>
          <w:tcPr>
            <w:tcW w:w="992" w:type="dxa"/>
            <w:tcBorders>
              <w:top w:val="single" w:sz="8" w:space="0" w:color="0066CC"/>
              <w:left w:val="nil"/>
              <w:bottom w:val="single" w:sz="8" w:space="0" w:color="0066CC"/>
              <w:right w:val="nil"/>
            </w:tcBorders>
          </w:tcPr>
          <w:p w14:paraId="74B94427" w14:textId="77777777" w:rsidR="0043219B" w:rsidRPr="0052425F" w:rsidRDefault="0043219B"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027876A5" w14:textId="24531ABD" w:rsidR="0043219B" w:rsidRPr="0052425F" w:rsidRDefault="0043219B" w:rsidP="00840374">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Kumulative </w:t>
            </w:r>
            <w:proofErr w:type="spellStart"/>
            <w:r w:rsidRPr="0052425F">
              <w:rPr>
                <w:rFonts w:ascii="Arial" w:hAnsi="Arial" w:cs="Arial"/>
                <w:color w:val="FF0000"/>
                <w:sz w:val="16"/>
                <w:szCs w:val="16"/>
              </w:rPr>
              <w:t>Bestandesgrösse</w:t>
            </w:r>
            <w:proofErr w:type="spellEnd"/>
            <w:r w:rsidRPr="0052425F">
              <w:rPr>
                <w:rFonts w:ascii="Arial" w:hAnsi="Arial" w:cs="Arial"/>
                <w:color w:val="FF0000"/>
                <w:sz w:val="16"/>
                <w:szCs w:val="16"/>
              </w:rPr>
              <w:t xml:space="preserve"> in den Schwänzen der Altersverteilung, bei deren Unterschreitung für die betroffenen Altersjahre die Altersverteilung der Rate der Heimatkategorie unabhängig vo</w:t>
            </w:r>
            <w:r w:rsidR="00840374" w:rsidRPr="0052425F">
              <w:rPr>
                <w:rFonts w:ascii="Arial" w:hAnsi="Arial" w:cs="Arial"/>
                <w:color w:val="FF0000"/>
                <w:sz w:val="16"/>
                <w:szCs w:val="16"/>
              </w:rPr>
              <w:t>m</w:t>
            </w:r>
            <w:r w:rsidRPr="0052425F">
              <w:rPr>
                <w:rFonts w:ascii="Arial" w:hAnsi="Arial" w:cs="Arial"/>
                <w:color w:val="FF0000"/>
                <w:sz w:val="16"/>
                <w:szCs w:val="16"/>
              </w:rPr>
              <w:t xml:space="preserve"> Quartier verwendet wird</w:t>
            </w:r>
          </w:p>
        </w:tc>
        <w:tc>
          <w:tcPr>
            <w:tcW w:w="708" w:type="dxa"/>
            <w:tcBorders>
              <w:top w:val="single" w:sz="8" w:space="0" w:color="0066CC"/>
              <w:left w:val="nil"/>
              <w:bottom w:val="single" w:sz="8" w:space="0" w:color="0066CC"/>
              <w:right w:val="nil"/>
            </w:tcBorders>
          </w:tcPr>
          <w:p w14:paraId="626C5B4D" w14:textId="77777777" w:rsidR="0043219B" w:rsidRPr="0052425F" w:rsidRDefault="0043219B"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200</w:t>
            </w:r>
          </w:p>
        </w:tc>
        <w:tc>
          <w:tcPr>
            <w:tcW w:w="709" w:type="dxa"/>
            <w:tcBorders>
              <w:top w:val="single" w:sz="8" w:space="0" w:color="0066CC"/>
              <w:left w:val="nil"/>
              <w:bottom w:val="single" w:sz="8" w:space="0" w:color="0066CC"/>
              <w:right w:val="nil"/>
            </w:tcBorders>
          </w:tcPr>
          <w:p w14:paraId="71F77E20" w14:textId="77777777" w:rsidR="0043219B" w:rsidRPr="0052425F" w:rsidRDefault="0043219B"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200</w:t>
            </w:r>
          </w:p>
        </w:tc>
        <w:tc>
          <w:tcPr>
            <w:tcW w:w="709" w:type="dxa"/>
            <w:tcBorders>
              <w:top w:val="single" w:sz="8" w:space="0" w:color="0066CC"/>
              <w:left w:val="nil"/>
              <w:bottom w:val="single" w:sz="8" w:space="0" w:color="0066CC"/>
              <w:right w:val="nil"/>
            </w:tcBorders>
          </w:tcPr>
          <w:p w14:paraId="3EAE8AB6" w14:textId="77777777" w:rsidR="0043219B" w:rsidRPr="0052425F" w:rsidRDefault="0043219B"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200</w:t>
            </w:r>
          </w:p>
        </w:tc>
      </w:tr>
      <w:tr w:rsidR="0043219B" w14:paraId="7FBAEB53" w14:textId="77777777" w:rsidTr="00D40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39944B6" w14:textId="7D1B395F" w:rsidR="0043219B" w:rsidRPr="0052425F" w:rsidRDefault="0043219B" w:rsidP="00D409E3">
            <w:pPr>
              <w:pStyle w:val="Tabelle"/>
              <w:rPr>
                <w:rFonts w:ascii="Arial" w:hAnsi="Arial" w:cs="Arial"/>
                <w:b w:val="0"/>
                <w:color w:val="FF0000"/>
                <w:sz w:val="16"/>
                <w:szCs w:val="16"/>
              </w:rPr>
            </w:pPr>
            <w:proofErr w:type="spellStart"/>
            <w:r w:rsidRPr="0052425F">
              <w:rPr>
                <w:rFonts w:ascii="Arial" w:hAnsi="Arial" w:cs="Arial"/>
                <w:b w:val="0"/>
                <w:color w:val="FF0000"/>
                <w:sz w:val="16"/>
                <w:szCs w:val="16"/>
              </w:rPr>
              <w:t>brw.anz.rate.stadt</w:t>
            </w:r>
            <w:proofErr w:type="spellEnd"/>
          </w:p>
        </w:tc>
        <w:tc>
          <w:tcPr>
            <w:tcW w:w="992" w:type="dxa"/>
            <w:tcBorders>
              <w:top w:val="single" w:sz="8" w:space="0" w:color="0066CC"/>
              <w:left w:val="nil"/>
              <w:bottom w:val="single" w:sz="8" w:space="0" w:color="0066CC"/>
              <w:right w:val="nil"/>
            </w:tcBorders>
          </w:tcPr>
          <w:p w14:paraId="59EDF17A" w14:textId="77777777" w:rsidR="0043219B" w:rsidRPr="0052425F" w:rsidRDefault="0043219B"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1855BCCD" w14:textId="77777777" w:rsidR="0043219B" w:rsidRPr="0052425F" w:rsidRDefault="0043219B"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Kumulative </w:t>
            </w:r>
            <w:proofErr w:type="spellStart"/>
            <w:r w:rsidRPr="0052425F">
              <w:rPr>
                <w:rFonts w:ascii="Arial" w:hAnsi="Arial" w:cs="Arial"/>
                <w:color w:val="FF0000"/>
                <w:sz w:val="16"/>
                <w:szCs w:val="16"/>
              </w:rPr>
              <w:t>Bestandesgrösse</w:t>
            </w:r>
            <w:proofErr w:type="spellEnd"/>
            <w:r w:rsidRPr="0052425F">
              <w:rPr>
                <w:rFonts w:ascii="Arial" w:hAnsi="Arial" w:cs="Arial"/>
                <w:color w:val="FF0000"/>
                <w:sz w:val="16"/>
                <w:szCs w:val="16"/>
              </w:rPr>
              <w:t xml:space="preserve"> in den Schwänzen der Altersverteilung, bei deren Unterschreitung für die betroffenen Altersjahre die Altersverteilung der Rate der Stadt unabhängig von Heimatkategorie und Quartier verwendet wird</w:t>
            </w:r>
          </w:p>
        </w:tc>
        <w:tc>
          <w:tcPr>
            <w:tcW w:w="708" w:type="dxa"/>
            <w:tcBorders>
              <w:top w:val="single" w:sz="8" w:space="0" w:color="0066CC"/>
              <w:left w:val="nil"/>
              <w:bottom w:val="single" w:sz="8" w:space="0" w:color="0066CC"/>
              <w:right w:val="nil"/>
            </w:tcBorders>
          </w:tcPr>
          <w:p w14:paraId="2C38B208" w14:textId="77777777" w:rsidR="0043219B" w:rsidRPr="0052425F" w:rsidRDefault="0043219B"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1612A12B" w14:textId="77777777" w:rsidR="0043219B" w:rsidRPr="0052425F" w:rsidRDefault="0043219B"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63BDB44D" w14:textId="77777777" w:rsidR="0043219B" w:rsidRPr="0052425F" w:rsidRDefault="0043219B"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50</w:t>
            </w:r>
          </w:p>
        </w:tc>
      </w:tr>
      <w:tr w:rsidR="0043219B" w14:paraId="2AF1EF19" w14:textId="77777777" w:rsidTr="00D409E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0E2CAEF" w14:textId="57B4DEE2" w:rsidR="0043219B" w:rsidRPr="0052425F" w:rsidRDefault="0043219B" w:rsidP="00D409E3">
            <w:pPr>
              <w:pStyle w:val="Tabelle"/>
              <w:rPr>
                <w:rFonts w:ascii="Arial" w:hAnsi="Arial" w:cs="Arial"/>
                <w:b w:val="0"/>
                <w:color w:val="FF0000"/>
                <w:sz w:val="16"/>
                <w:szCs w:val="16"/>
              </w:rPr>
            </w:pPr>
            <w:proofErr w:type="spellStart"/>
            <w:r w:rsidRPr="0052425F">
              <w:rPr>
                <w:rFonts w:ascii="Arial" w:hAnsi="Arial" w:cs="Arial"/>
                <w:b w:val="0"/>
                <w:color w:val="FF0000"/>
                <w:sz w:val="16"/>
                <w:szCs w:val="16"/>
              </w:rPr>
              <w:t>brw.anz.rate.const</w:t>
            </w:r>
            <w:proofErr w:type="spellEnd"/>
          </w:p>
        </w:tc>
        <w:tc>
          <w:tcPr>
            <w:tcW w:w="992" w:type="dxa"/>
            <w:tcBorders>
              <w:top w:val="single" w:sz="8" w:space="0" w:color="0066CC"/>
              <w:left w:val="nil"/>
              <w:bottom w:val="single" w:sz="8" w:space="0" w:color="0066CC"/>
              <w:right w:val="nil"/>
            </w:tcBorders>
          </w:tcPr>
          <w:p w14:paraId="57900F5C" w14:textId="77777777" w:rsidR="0043219B" w:rsidRPr="0052425F" w:rsidRDefault="0043219B"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4CAA22C6" w14:textId="77777777" w:rsidR="0043219B" w:rsidRPr="0052425F" w:rsidRDefault="0043219B"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Kumulative </w:t>
            </w:r>
            <w:proofErr w:type="spellStart"/>
            <w:r w:rsidRPr="0052425F">
              <w:rPr>
                <w:rFonts w:ascii="Arial" w:hAnsi="Arial" w:cs="Arial"/>
                <w:color w:val="FF0000"/>
                <w:sz w:val="16"/>
                <w:szCs w:val="16"/>
              </w:rPr>
              <w:t>Bestandesgrösse</w:t>
            </w:r>
            <w:proofErr w:type="spellEnd"/>
            <w:r w:rsidRPr="0052425F">
              <w:rPr>
                <w:rFonts w:ascii="Arial" w:hAnsi="Arial" w:cs="Arial"/>
                <w:color w:val="FF0000"/>
                <w:sz w:val="16"/>
                <w:szCs w:val="16"/>
              </w:rPr>
              <w:t xml:space="preserve"> in den Schwänzen der Altersverteilung, bei deren Unterschreitung für die betroffenen Altersjahre eine konstante Rate verwendet wird</w:t>
            </w:r>
          </w:p>
        </w:tc>
        <w:tc>
          <w:tcPr>
            <w:tcW w:w="708" w:type="dxa"/>
            <w:tcBorders>
              <w:top w:val="single" w:sz="8" w:space="0" w:color="0066CC"/>
              <w:left w:val="nil"/>
              <w:bottom w:val="single" w:sz="8" w:space="0" w:color="0066CC"/>
              <w:right w:val="nil"/>
            </w:tcBorders>
          </w:tcPr>
          <w:p w14:paraId="3604E46A" w14:textId="77777777" w:rsidR="0043219B" w:rsidRPr="0052425F" w:rsidRDefault="0043219B"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25</w:t>
            </w:r>
          </w:p>
        </w:tc>
        <w:tc>
          <w:tcPr>
            <w:tcW w:w="709" w:type="dxa"/>
            <w:tcBorders>
              <w:top w:val="single" w:sz="8" w:space="0" w:color="0066CC"/>
              <w:left w:val="nil"/>
              <w:bottom w:val="single" w:sz="8" w:space="0" w:color="0066CC"/>
              <w:right w:val="nil"/>
            </w:tcBorders>
          </w:tcPr>
          <w:p w14:paraId="74BB9238" w14:textId="77777777" w:rsidR="0043219B" w:rsidRPr="0052425F" w:rsidRDefault="0043219B"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25</w:t>
            </w:r>
          </w:p>
        </w:tc>
        <w:tc>
          <w:tcPr>
            <w:tcW w:w="709" w:type="dxa"/>
            <w:tcBorders>
              <w:top w:val="single" w:sz="8" w:space="0" w:color="0066CC"/>
              <w:left w:val="nil"/>
              <w:bottom w:val="single" w:sz="8" w:space="0" w:color="0066CC"/>
              <w:right w:val="nil"/>
            </w:tcBorders>
          </w:tcPr>
          <w:p w14:paraId="5AE554C5" w14:textId="77777777" w:rsidR="0043219B" w:rsidRPr="0052425F" w:rsidRDefault="0043219B"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25</w:t>
            </w:r>
          </w:p>
        </w:tc>
      </w:tr>
      <w:tr w:rsidR="0043219B" w14:paraId="0CCB96B5" w14:textId="77777777" w:rsidTr="00D40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E6E4A48" w14:textId="7418B73E" w:rsidR="0043219B" w:rsidRPr="0052425F" w:rsidRDefault="0043219B" w:rsidP="00D409E3">
            <w:pPr>
              <w:pStyle w:val="Tabelle"/>
              <w:rPr>
                <w:rFonts w:ascii="Arial" w:hAnsi="Arial" w:cs="Arial"/>
                <w:b w:val="0"/>
                <w:color w:val="FF0000"/>
                <w:sz w:val="16"/>
                <w:szCs w:val="16"/>
              </w:rPr>
            </w:pPr>
            <w:proofErr w:type="spellStart"/>
            <w:r w:rsidRPr="0052425F">
              <w:rPr>
                <w:rFonts w:ascii="Arial" w:hAnsi="Arial" w:cs="Arial"/>
                <w:b w:val="0"/>
                <w:color w:val="FF0000"/>
                <w:sz w:val="16"/>
                <w:szCs w:val="16"/>
              </w:rPr>
              <w:t>brw.wert.rate.const</w:t>
            </w:r>
            <w:proofErr w:type="spellEnd"/>
          </w:p>
        </w:tc>
        <w:tc>
          <w:tcPr>
            <w:tcW w:w="992" w:type="dxa"/>
            <w:tcBorders>
              <w:top w:val="single" w:sz="8" w:space="0" w:color="0066CC"/>
              <w:left w:val="nil"/>
              <w:bottom w:val="single" w:sz="8" w:space="0" w:color="0066CC"/>
              <w:right w:val="nil"/>
            </w:tcBorders>
          </w:tcPr>
          <w:p w14:paraId="0824687A" w14:textId="77777777" w:rsidR="0043219B" w:rsidRPr="0052425F" w:rsidRDefault="0043219B"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77C8CC43" w14:textId="2E6D3D04" w:rsidR="0043219B" w:rsidRPr="0052425F" w:rsidRDefault="0043219B"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Konstanter Wert der Rate in den Schwänzen der Altersverteilung für Altersjahre deren kumulative </w:t>
            </w:r>
            <w:proofErr w:type="spellStart"/>
            <w:r w:rsidRPr="0052425F">
              <w:rPr>
                <w:rFonts w:ascii="Arial" w:hAnsi="Arial" w:cs="Arial"/>
                <w:color w:val="FF0000"/>
                <w:sz w:val="16"/>
                <w:szCs w:val="16"/>
              </w:rPr>
              <w:t>Bestandesgrösse</w:t>
            </w:r>
            <w:proofErr w:type="spellEnd"/>
            <w:r w:rsidRPr="0052425F">
              <w:rPr>
                <w:rFonts w:ascii="Arial" w:hAnsi="Arial" w:cs="Arial"/>
                <w:color w:val="FF0000"/>
                <w:sz w:val="16"/>
                <w:szCs w:val="16"/>
              </w:rPr>
              <w:t xml:space="preserve"> kleiner als </w:t>
            </w:r>
            <w:proofErr w:type="spellStart"/>
            <w:r w:rsidRPr="0052425F">
              <w:rPr>
                <w:rFonts w:ascii="Arial" w:hAnsi="Arial" w:cs="Arial"/>
                <w:color w:val="FF0000"/>
                <w:sz w:val="16"/>
                <w:szCs w:val="16"/>
              </w:rPr>
              <w:t>brw.anz.rate.const</w:t>
            </w:r>
            <w:proofErr w:type="spellEnd"/>
            <w:r w:rsidRPr="0052425F">
              <w:rPr>
                <w:rFonts w:ascii="Arial" w:hAnsi="Arial" w:cs="Arial"/>
                <w:color w:val="FF0000"/>
                <w:sz w:val="16"/>
                <w:szCs w:val="16"/>
              </w:rPr>
              <w:t xml:space="preserve"> </w:t>
            </w:r>
          </w:p>
        </w:tc>
        <w:tc>
          <w:tcPr>
            <w:tcW w:w="708" w:type="dxa"/>
            <w:tcBorders>
              <w:top w:val="single" w:sz="8" w:space="0" w:color="0066CC"/>
              <w:left w:val="nil"/>
              <w:bottom w:val="single" w:sz="8" w:space="0" w:color="0066CC"/>
              <w:right w:val="nil"/>
            </w:tcBorders>
          </w:tcPr>
          <w:p w14:paraId="6D510C2A" w14:textId="77777777" w:rsidR="0043219B" w:rsidRPr="0052425F" w:rsidRDefault="0043219B"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594CA1C4" w14:textId="77777777" w:rsidR="0043219B" w:rsidRPr="0052425F" w:rsidRDefault="0043219B"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6BE6B571" w14:textId="77777777" w:rsidR="0043219B" w:rsidRPr="0052425F" w:rsidRDefault="0043219B"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0</w:t>
            </w:r>
          </w:p>
        </w:tc>
      </w:tr>
      <w:tr w:rsidR="006A5357" w:rsidRPr="00575B76" w14:paraId="083927CB"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2EA3204" w14:textId="77777777" w:rsidR="006A5357" w:rsidRPr="0052425F" w:rsidRDefault="006A5357" w:rsidP="006522F8">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brw.window.alter</w:t>
            </w:r>
            <w:proofErr w:type="spellEnd"/>
          </w:p>
        </w:tc>
        <w:tc>
          <w:tcPr>
            <w:tcW w:w="992" w:type="dxa"/>
            <w:tcBorders>
              <w:top w:val="single" w:sz="8" w:space="0" w:color="0066CC"/>
              <w:left w:val="nil"/>
              <w:bottom w:val="single" w:sz="8" w:space="0" w:color="0066CC"/>
              <w:right w:val="nil"/>
            </w:tcBorders>
          </w:tcPr>
          <w:p w14:paraId="0D8D9368"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0B5CA8FE"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Filter über Altersverteilung; gesamte Filterfenster-Breite, d.h. eine ungerade Zahl wählen</w:t>
            </w:r>
          </w:p>
        </w:tc>
        <w:tc>
          <w:tcPr>
            <w:tcW w:w="708" w:type="dxa"/>
            <w:tcBorders>
              <w:top w:val="single" w:sz="8" w:space="0" w:color="0066CC"/>
              <w:left w:val="nil"/>
              <w:bottom w:val="single" w:sz="8" w:space="0" w:color="0066CC"/>
              <w:right w:val="nil"/>
            </w:tcBorders>
          </w:tcPr>
          <w:p w14:paraId="7CCBD231"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9</w:t>
            </w:r>
          </w:p>
        </w:tc>
        <w:tc>
          <w:tcPr>
            <w:tcW w:w="709" w:type="dxa"/>
            <w:tcBorders>
              <w:top w:val="single" w:sz="8" w:space="0" w:color="0066CC"/>
              <w:left w:val="nil"/>
              <w:bottom w:val="single" w:sz="8" w:space="0" w:color="0066CC"/>
              <w:right w:val="nil"/>
            </w:tcBorders>
          </w:tcPr>
          <w:p w14:paraId="324B8B4D"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9</w:t>
            </w:r>
          </w:p>
        </w:tc>
        <w:tc>
          <w:tcPr>
            <w:tcW w:w="709" w:type="dxa"/>
            <w:tcBorders>
              <w:top w:val="single" w:sz="8" w:space="0" w:color="0066CC"/>
              <w:left w:val="nil"/>
              <w:bottom w:val="single" w:sz="8" w:space="0" w:color="0066CC"/>
              <w:right w:val="nil"/>
            </w:tcBorders>
          </w:tcPr>
          <w:p w14:paraId="172BD939"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9</w:t>
            </w:r>
          </w:p>
        </w:tc>
      </w:tr>
      <w:tr w:rsidR="006A5357" w:rsidRPr="00575B76" w14:paraId="63E1031D"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3B8402F" w14:textId="77777777" w:rsidR="006A5357" w:rsidRPr="0052425F" w:rsidRDefault="006A5357" w:rsidP="006522F8">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brw.rate.anz.null</w:t>
            </w:r>
            <w:proofErr w:type="spellEnd"/>
          </w:p>
        </w:tc>
        <w:tc>
          <w:tcPr>
            <w:tcW w:w="992" w:type="dxa"/>
            <w:tcBorders>
              <w:top w:val="single" w:sz="8" w:space="0" w:color="0066CC"/>
              <w:left w:val="nil"/>
              <w:bottom w:val="single" w:sz="8" w:space="0" w:color="0066CC"/>
              <w:right w:val="nil"/>
            </w:tcBorders>
          </w:tcPr>
          <w:p w14:paraId="1E830FB6"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Personen</w:t>
            </w:r>
          </w:p>
        </w:tc>
        <w:tc>
          <w:tcPr>
            <w:tcW w:w="3969" w:type="dxa"/>
            <w:tcBorders>
              <w:top w:val="single" w:sz="8" w:space="0" w:color="0066CC"/>
              <w:left w:val="nil"/>
              <w:bottom w:val="single" w:sz="8" w:space="0" w:color="0066CC"/>
              <w:right w:val="nil"/>
            </w:tcBorders>
          </w:tcPr>
          <w:p w14:paraId="24FE7B48"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Falls weniger als bestimmte Anzahl Personen (im Bestand; Summe über Basisjahre): Einbürgerungsrate soll Null sein</w:t>
            </w:r>
          </w:p>
        </w:tc>
        <w:tc>
          <w:tcPr>
            <w:tcW w:w="708" w:type="dxa"/>
            <w:tcBorders>
              <w:top w:val="single" w:sz="8" w:space="0" w:color="0066CC"/>
              <w:left w:val="nil"/>
              <w:bottom w:val="single" w:sz="8" w:space="0" w:color="0066CC"/>
              <w:right w:val="nil"/>
            </w:tcBorders>
          </w:tcPr>
          <w:p w14:paraId="51CC3B8B"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23151ACA"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7BB1824F"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w:t>
            </w:r>
          </w:p>
        </w:tc>
      </w:tr>
      <w:tr w:rsidR="006A5357" w:rsidRPr="00575B76" w14:paraId="79EE4FA8"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A415776" w14:textId="77777777" w:rsidR="006A5357" w:rsidRPr="0052425F" w:rsidRDefault="006A5357" w:rsidP="006522F8">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brw.anteil.trend</w:t>
            </w:r>
            <w:proofErr w:type="spellEnd"/>
          </w:p>
        </w:tc>
        <w:tc>
          <w:tcPr>
            <w:tcW w:w="992" w:type="dxa"/>
            <w:tcBorders>
              <w:top w:val="single" w:sz="8" w:space="0" w:color="0066CC"/>
              <w:left w:val="nil"/>
              <w:bottom w:val="single" w:sz="8" w:space="0" w:color="0066CC"/>
              <w:right w:val="nil"/>
            </w:tcBorders>
          </w:tcPr>
          <w:p w14:paraId="47C5213C"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7098CCB1"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Trend zusätzlich zum Mittel; 100 % heisst, dass 100 % der Differenz zwischen Trend und Mittel zum Mittel dazukommt (d.h. gleich Trend)</w:t>
            </w:r>
          </w:p>
        </w:tc>
        <w:tc>
          <w:tcPr>
            <w:tcW w:w="708" w:type="dxa"/>
            <w:tcBorders>
              <w:top w:val="single" w:sz="8" w:space="0" w:color="0066CC"/>
              <w:left w:val="nil"/>
              <w:bottom w:val="single" w:sz="8" w:space="0" w:color="0066CC"/>
              <w:right w:val="nil"/>
            </w:tcBorders>
          </w:tcPr>
          <w:p w14:paraId="30F19099"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3E44FF72"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7808854A"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w:t>
            </w:r>
          </w:p>
        </w:tc>
      </w:tr>
      <w:tr w:rsidR="006A5357" w:rsidRPr="00575B76" w14:paraId="2B224F58"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672CFE6" w14:textId="77777777" w:rsidR="006A5357" w:rsidRPr="0052425F" w:rsidRDefault="006A5357" w:rsidP="006522F8">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brw.window.alter.szen</w:t>
            </w:r>
            <w:proofErr w:type="spellEnd"/>
          </w:p>
        </w:tc>
        <w:tc>
          <w:tcPr>
            <w:tcW w:w="992" w:type="dxa"/>
            <w:tcBorders>
              <w:top w:val="single" w:sz="8" w:space="0" w:color="0066CC"/>
              <w:left w:val="nil"/>
              <w:bottom w:val="single" w:sz="8" w:space="0" w:color="0066CC"/>
              <w:right w:val="nil"/>
            </w:tcBorders>
          </w:tcPr>
          <w:p w14:paraId="3D9E8BBD"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06639BB1"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 xml:space="preserve">Für die </w:t>
            </w:r>
            <w:proofErr w:type="spellStart"/>
            <w:r w:rsidRPr="0052425F">
              <w:rPr>
                <w:rFonts w:ascii="Arial" w:hAnsi="Arial" w:cs="Arial"/>
                <w:color w:val="FF0000"/>
                <w:sz w:val="16"/>
                <w:szCs w:val="16"/>
              </w:rPr>
              <w:t>Szenarienjahre</w:t>
            </w:r>
            <w:proofErr w:type="spellEnd"/>
            <w:r w:rsidRPr="0052425F">
              <w:rPr>
                <w:rFonts w:ascii="Arial" w:hAnsi="Arial" w:cs="Arial"/>
                <w:color w:val="FF0000"/>
                <w:sz w:val="16"/>
                <w:szCs w:val="16"/>
              </w:rPr>
              <w:t>: Filter über Altersverteilung; gesamte Filterfenster-Breite, d.h. eine ungerade Zahl wählen (damit Abfall auf null nicht zu abrupt; aber nicht zu stark filtern, weil sonst die Spitzen zu stark gebrochen werden)</w:t>
            </w:r>
          </w:p>
        </w:tc>
        <w:tc>
          <w:tcPr>
            <w:tcW w:w="708" w:type="dxa"/>
            <w:tcBorders>
              <w:top w:val="single" w:sz="8" w:space="0" w:color="0066CC"/>
              <w:left w:val="nil"/>
              <w:bottom w:val="single" w:sz="8" w:space="0" w:color="0066CC"/>
              <w:right w:val="nil"/>
            </w:tcBorders>
          </w:tcPr>
          <w:p w14:paraId="36589A76"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002A6D73"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76B57A50"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w:t>
            </w:r>
          </w:p>
        </w:tc>
      </w:tr>
      <w:tr w:rsidR="0085297A" w14:paraId="38544281"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61F182C" w14:textId="77777777" w:rsidR="0085297A" w:rsidRPr="0052425F" w:rsidRDefault="0085297A" w:rsidP="00543933">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lang w:eastAsia="en-US"/>
              </w:rPr>
              <w:t>brw.sp.rate.stadt</w:t>
            </w:r>
            <w:proofErr w:type="spellEnd"/>
          </w:p>
        </w:tc>
        <w:tc>
          <w:tcPr>
            <w:tcW w:w="992" w:type="dxa"/>
            <w:tcBorders>
              <w:top w:val="single" w:sz="8" w:space="0" w:color="0066CC"/>
              <w:left w:val="nil"/>
              <w:bottom w:val="single" w:sz="8" w:space="0" w:color="0066CC"/>
              <w:right w:val="nil"/>
            </w:tcBorders>
          </w:tcPr>
          <w:p w14:paraId="71EF0688" w14:textId="77777777" w:rsidR="0085297A" w:rsidRPr="0052425F" w:rsidRDefault="0085297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79DA723C" w14:textId="0304C98A" w:rsidR="0085297A" w:rsidRPr="0052425F" w:rsidRDefault="0085297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bCs w:val="0"/>
                <w:color w:val="FF0000"/>
                <w:sz w:val="16"/>
                <w:szCs w:val="16"/>
                <w:lang w:eastAsia="en-US"/>
              </w:rPr>
              <w:t xml:space="preserve">Einbürgerungsrate: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für Schätzung der Altersverteilung der Rate für gesamte Stadt (falls NA wird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4C5D581D" w14:textId="77777777" w:rsidR="0085297A" w:rsidRPr="0052425F"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340A352A" w14:textId="77777777" w:rsidR="0085297A" w:rsidRPr="0052425F"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06A663EE" w14:textId="77777777" w:rsidR="0085297A" w:rsidRPr="0052425F"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85297A" w14:paraId="7B0EA589"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B8FDCD9" w14:textId="77777777" w:rsidR="0085297A" w:rsidRPr="0052425F" w:rsidRDefault="0085297A"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lang w:eastAsia="en-US"/>
              </w:rPr>
              <w:t>brw.sp.rate.heimat1</w:t>
            </w:r>
          </w:p>
        </w:tc>
        <w:tc>
          <w:tcPr>
            <w:tcW w:w="992" w:type="dxa"/>
            <w:tcBorders>
              <w:top w:val="single" w:sz="8" w:space="0" w:color="0066CC"/>
              <w:left w:val="nil"/>
              <w:bottom w:val="single" w:sz="8" w:space="0" w:color="0066CC"/>
              <w:right w:val="nil"/>
            </w:tcBorders>
          </w:tcPr>
          <w:p w14:paraId="59186126" w14:textId="77777777" w:rsidR="0085297A" w:rsidRPr="0052425F" w:rsidRDefault="0085297A"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1753D370" w14:textId="7CF93146" w:rsidR="0085297A" w:rsidRPr="0052425F" w:rsidRDefault="0085297A"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bCs w:val="0"/>
                <w:color w:val="FF0000"/>
                <w:sz w:val="16"/>
                <w:szCs w:val="16"/>
                <w:lang w:eastAsia="en-US"/>
              </w:rPr>
              <w:t xml:space="preserve">Einbürgerungsrate: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für Schätzung der Altersverteilung der Rate für Heimat Schweiz (falls NA wird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05E320FF" w14:textId="77777777" w:rsidR="0085297A" w:rsidRPr="0052425F" w:rsidRDefault="0085297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757577AD" w14:textId="77777777" w:rsidR="0085297A" w:rsidRPr="0052425F" w:rsidRDefault="0085297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367D2C06" w14:textId="77777777" w:rsidR="0085297A" w:rsidRPr="0052425F" w:rsidRDefault="0085297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85297A" w14:paraId="68163382"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13D9134" w14:textId="0FA892A4" w:rsidR="0085297A" w:rsidRPr="0052425F" w:rsidRDefault="0085297A"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lang w:eastAsia="en-US"/>
              </w:rPr>
              <w:t>brw.sp.rate.heimat2</w:t>
            </w:r>
          </w:p>
        </w:tc>
        <w:tc>
          <w:tcPr>
            <w:tcW w:w="992" w:type="dxa"/>
            <w:tcBorders>
              <w:top w:val="single" w:sz="8" w:space="0" w:color="0066CC"/>
              <w:left w:val="nil"/>
              <w:bottom w:val="single" w:sz="8" w:space="0" w:color="0066CC"/>
              <w:right w:val="nil"/>
            </w:tcBorders>
          </w:tcPr>
          <w:p w14:paraId="41F867C2" w14:textId="77777777" w:rsidR="0085297A" w:rsidRPr="0052425F" w:rsidRDefault="0085297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71B15E95" w14:textId="4B61BCB3" w:rsidR="0085297A" w:rsidRPr="0052425F" w:rsidRDefault="00363F7F"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bCs w:val="0"/>
                <w:color w:val="FF0000"/>
                <w:sz w:val="16"/>
                <w:szCs w:val="16"/>
                <w:lang w:eastAsia="en-US"/>
              </w:rPr>
              <w:t xml:space="preserve">Einbürgerungsrate: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für Schätzung der Altersverteilung der Rate für Heimat Deutschsprachiges Europa (falls NA wird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3C86638E" w14:textId="77777777" w:rsidR="0085297A" w:rsidRPr="0052425F"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0AA607F2" w14:textId="77777777" w:rsidR="0085297A" w:rsidRPr="0052425F"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1E8B7BB9" w14:textId="77777777" w:rsidR="0085297A" w:rsidRPr="0052425F"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85297A" w:rsidRPr="00575B76" w14:paraId="20F6D6C8" w14:textId="77777777" w:rsidTr="00543933">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682FF3F0" w14:textId="77777777" w:rsidR="0085297A" w:rsidRPr="00926426" w:rsidRDefault="0085297A" w:rsidP="00926426">
            <w:pPr>
              <w:pStyle w:val="Tabelle"/>
              <w:pageBreakBefore/>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lastRenderedPageBreak/>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12AE39AC" w14:textId="77777777" w:rsidR="0085297A" w:rsidRPr="00926426" w:rsidRDefault="0085297A"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40E73C26" w14:textId="77777777" w:rsidR="0085297A" w:rsidRPr="00926426" w:rsidRDefault="0085297A"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01FB4E48" w14:textId="77777777" w:rsidR="0085297A" w:rsidRPr="00926426" w:rsidRDefault="0085297A" w:rsidP="00543933">
            <w:pPr>
              <w:pStyle w:val="Tabelle"/>
              <w:jc w:val="center"/>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t>Werte pro Szenario</w:t>
            </w:r>
          </w:p>
        </w:tc>
      </w:tr>
      <w:tr w:rsidR="0085297A" w:rsidRPr="00575B76" w14:paraId="1FB322E5" w14:textId="77777777" w:rsidTr="00543933">
        <w:trPr>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389A7A18" w14:textId="77777777" w:rsidR="0085297A" w:rsidRPr="00575B76" w:rsidRDefault="0085297A" w:rsidP="00543933">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194AC77C" w14:textId="77777777" w:rsidR="0085297A" w:rsidRPr="00575B76" w:rsidRDefault="0085297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64D38E93" w14:textId="77777777" w:rsidR="0085297A" w:rsidRPr="00575B76" w:rsidRDefault="0085297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231195E4" w14:textId="77777777" w:rsidR="0085297A" w:rsidRPr="00575B76"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74B0024C" w14:textId="77777777" w:rsidR="0085297A" w:rsidRPr="00575B76"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1F551FD6" w14:textId="77777777" w:rsidR="0085297A" w:rsidRPr="00575B76"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85297A" w14:paraId="1E9EB481"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8EDA5DE" w14:textId="02E58DEF" w:rsidR="0085297A" w:rsidRPr="0052425F" w:rsidRDefault="0085297A"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lang w:eastAsia="en-US"/>
              </w:rPr>
              <w:t>brw.sp.rate.heimat3</w:t>
            </w:r>
          </w:p>
        </w:tc>
        <w:tc>
          <w:tcPr>
            <w:tcW w:w="992" w:type="dxa"/>
            <w:tcBorders>
              <w:top w:val="single" w:sz="8" w:space="0" w:color="0066CC"/>
              <w:left w:val="nil"/>
              <w:bottom w:val="single" w:sz="8" w:space="0" w:color="0066CC"/>
              <w:right w:val="nil"/>
            </w:tcBorders>
          </w:tcPr>
          <w:p w14:paraId="50011B2D" w14:textId="77777777" w:rsidR="0085297A" w:rsidRPr="0052425F" w:rsidRDefault="0085297A"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557C6BFB" w14:textId="606ECE5A" w:rsidR="0085297A" w:rsidRPr="0052425F" w:rsidRDefault="0085297A"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bCs w:val="0"/>
                <w:color w:val="FF0000"/>
                <w:sz w:val="16"/>
                <w:szCs w:val="16"/>
                <w:lang w:eastAsia="en-US"/>
              </w:rPr>
              <w:t xml:space="preserve">Einbürgerungsrate: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für Schätzung der Altersverteilung der Rate für Heimat Restliches Europa (falls NA wird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214765D6" w14:textId="77777777" w:rsidR="0085297A" w:rsidRPr="0052425F" w:rsidRDefault="0085297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4B1A7A90" w14:textId="77777777" w:rsidR="0085297A" w:rsidRPr="0052425F" w:rsidRDefault="0085297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51DCCC84" w14:textId="77777777" w:rsidR="0085297A" w:rsidRPr="0052425F" w:rsidRDefault="0085297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85297A" w14:paraId="3AAF0E57"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40EEA96" w14:textId="6C258470" w:rsidR="0085297A" w:rsidRPr="0052425F" w:rsidRDefault="0085297A"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lang w:eastAsia="en-US"/>
              </w:rPr>
              <w:t>brw.sp.rate.heimat4</w:t>
            </w:r>
          </w:p>
        </w:tc>
        <w:tc>
          <w:tcPr>
            <w:tcW w:w="992" w:type="dxa"/>
            <w:tcBorders>
              <w:top w:val="single" w:sz="8" w:space="0" w:color="0066CC"/>
              <w:left w:val="nil"/>
              <w:bottom w:val="single" w:sz="8" w:space="0" w:color="0066CC"/>
              <w:right w:val="nil"/>
            </w:tcBorders>
          </w:tcPr>
          <w:p w14:paraId="0B4A4434" w14:textId="77777777" w:rsidR="0085297A" w:rsidRPr="0052425F" w:rsidRDefault="0085297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3B272BD9" w14:textId="21E05074" w:rsidR="0085297A" w:rsidRPr="0052425F" w:rsidRDefault="0085297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bCs w:val="0"/>
                <w:color w:val="FF0000"/>
                <w:sz w:val="16"/>
                <w:szCs w:val="16"/>
                <w:lang w:eastAsia="en-US"/>
              </w:rPr>
              <w:t xml:space="preserve">Einbürgerungsrate: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für Schätzung der Altersverteilung der Rate für Heimat Restliche Welt (falls NA wird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68C9FD12" w14:textId="77777777" w:rsidR="0085297A" w:rsidRPr="0052425F"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27FE8231" w14:textId="77777777" w:rsidR="0085297A" w:rsidRPr="0052425F"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69D565CB" w14:textId="77777777" w:rsidR="0085297A" w:rsidRPr="0052425F"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bl>
    <w:p w14:paraId="0486996F" w14:textId="77777777" w:rsidR="00A47BAA" w:rsidRDefault="00A47BAA" w:rsidP="00E564D9"/>
    <w:p w14:paraId="547F1DC4" w14:textId="2685E223" w:rsidR="006A5357" w:rsidRDefault="006A5357">
      <w:pPr>
        <w:spacing w:line="240" w:lineRule="auto"/>
        <w:ind w:left="0"/>
      </w:pPr>
      <w:r>
        <w:br w:type="page"/>
      </w:r>
    </w:p>
    <w:p w14:paraId="09E2BAC9" w14:textId="77777777" w:rsidR="006A5357" w:rsidRDefault="006A5357" w:rsidP="006A5357">
      <w:pPr>
        <w:pStyle w:val="Randnotiz"/>
        <w:framePr w:wrap="around"/>
      </w:pPr>
      <w:r>
        <w:lastRenderedPageBreak/>
        <w:t>Parameter zu Baupro-</w:t>
      </w:r>
    </w:p>
    <w:p w14:paraId="5A246A1D" w14:textId="77777777" w:rsidR="006A5357" w:rsidRDefault="006A5357" w:rsidP="006A5357">
      <w:pPr>
        <w:pStyle w:val="Randnotiz"/>
        <w:framePr w:wrap="around"/>
      </w:pPr>
      <w:proofErr w:type="spellStart"/>
      <w:r>
        <w:t>jekten</w:t>
      </w:r>
      <w:proofErr w:type="spellEnd"/>
      <w:r>
        <w:t>, Wohnflächen-</w:t>
      </w:r>
    </w:p>
    <w:p w14:paraId="400B6258" w14:textId="3EFB3D64" w:rsidR="00A47BAA" w:rsidRDefault="006A5357" w:rsidP="006A5357">
      <w:pPr>
        <w:pStyle w:val="Randnotiz"/>
        <w:framePr w:wrap="around"/>
      </w:pPr>
      <w:proofErr w:type="spellStart"/>
      <w:r>
        <w:t>konsum</w:t>
      </w:r>
      <w:proofErr w:type="spellEnd"/>
      <w:r>
        <w:t>, Belegungs-quote</w:t>
      </w:r>
    </w:p>
    <w:p w14:paraId="2BA5CCE9" w14:textId="77777777" w:rsidR="00A47BAA" w:rsidRDefault="00A47BAA" w:rsidP="00E564D9"/>
    <w:p w14:paraId="12B2BEEB" w14:textId="77777777" w:rsidR="00A47BAA" w:rsidRDefault="00A47BAA" w:rsidP="00E564D9"/>
    <w:p w14:paraId="6E5300A7" w14:textId="77777777" w:rsidR="00A47BAA" w:rsidRDefault="00A47BAA" w:rsidP="00E564D9"/>
    <w:p w14:paraId="014D0B38" w14:textId="77777777" w:rsidR="00A47BAA" w:rsidRDefault="00A47BAA" w:rsidP="00E564D9"/>
    <w:p w14:paraId="03B42343" w14:textId="77777777" w:rsidR="00A47BAA" w:rsidRDefault="00A47BAA" w:rsidP="00E564D9"/>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6A5357" w:rsidRPr="00575B76" w14:paraId="55D8FCAE" w14:textId="77777777" w:rsidTr="006522F8">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785E41D7" w14:textId="77777777" w:rsidR="006A5357" w:rsidRPr="00575B76" w:rsidRDefault="006A5357" w:rsidP="006522F8">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5310D11C"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473310B0"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0D1410E6" w14:textId="77777777" w:rsidR="006A5357" w:rsidRPr="00575B76" w:rsidRDefault="006A5357" w:rsidP="006522F8">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6A5357" w:rsidRPr="00575B76" w14:paraId="12C9404E" w14:textId="77777777" w:rsidTr="006522F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006270BD" w14:textId="77777777" w:rsidR="006A5357" w:rsidRPr="00575B76" w:rsidRDefault="006A5357" w:rsidP="006522F8">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5B8BA7C0"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17AF4739"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3A4C08BC"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11F7E286"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6DB9FA6E"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6A5357" w:rsidRPr="00575B76" w14:paraId="0A6AF643"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DB4AB01" w14:textId="77777777" w:rsidR="006A5357" w:rsidRPr="0052425F" w:rsidRDefault="006A5357" w:rsidP="006522F8">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map.lambda.beginn</w:t>
            </w:r>
            <w:proofErr w:type="spellEnd"/>
          </w:p>
        </w:tc>
        <w:tc>
          <w:tcPr>
            <w:tcW w:w="992" w:type="dxa"/>
            <w:tcBorders>
              <w:top w:val="single" w:sz="8" w:space="0" w:color="0066CC"/>
              <w:left w:val="nil"/>
              <w:bottom w:val="single" w:sz="8" w:space="0" w:color="0066CC"/>
              <w:right w:val="nil"/>
            </w:tcBorders>
          </w:tcPr>
          <w:p w14:paraId="271127D2"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pro Jahr</w:t>
            </w:r>
          </w:p>
        </w:tc>
        <w:tc>
          <w:tcPr>
            <w:tcW w:w="3969" w:type="dxa"/>
            <w:tcBorders>
              <w:top w:val="single" w:sz="8" w:space="0" w:color="0066CC"/>
              <w:left w:val="nil"/>
              <w:bottom w:val="single" w:sz="8" w:space="0" w:color="0066CC"/>
              <w:right w:val="nil"/>
            </w:tcBorders>
          </w:tcPr>
          <w:p w14:paraId="583170B0" w14:textId="7F9C4578" w:rsidR="006A5357" w:rsidRPr="0052425F" w:rsidRDefault="006A5357" w:rsidP="00832655">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 xml:space="preserve">Die zeitliche Verzögerung der </w:t>
            </w:r>
            <w:r w:rsidR="00832655" w:rsidRPr="0052425F">
              <w:rPr>
                <w:rFonts w:ascii="Arial" w:hAnsi="Arial" w:cs="Arial"/>
                <w:color w:val="FF0000"/>
                <w:sz w:val="16"/>
                <w:szCs w:val="16"/>
              </w:rPr>
              <w:t>konsolidierten Baup</w:t>
            </w:r>
            <w:r w:rsidRPr="0052425F">
              <w:rPr>
                <w:rFonts w:ascii="Arial" w:hAnsi="Arial" w:cs="Arial"/>
                <w:color w:val="FF0000"/>
                <w:sz w:val="16"/>
                <w:szCs w:val="16"/>
              </w:rPr>
              <w:t>rojekte wird mi</w:t>
            </w:r>
            <w:r w:rsidR="00AB7968" w:rsidRPr="0052425F">
              <w:rPr>
                <w:rFonts w:ascii="Arial" w:hAnsi="Arial" w:cs="Arial"/>
                <w:color w:val="FF0000"/>
                <w:sz w:val="16"/>
                <w:szCs w:val="16"/>
              </w:rPr>
              <w:t xml:space="preserve">ttels Exponentialfunktion (mit </w:t>
            </w:r>
            <w:proofErr w:type="spellStart"/>
            <w:r w:rsidR="00AB7968" w:rsidRPr="0052425F">
              <w:rPr>
                <w:rFonts w:ascii="Arial" w:hAnsi="Arial" w:cs="Arial"/>
                <w:color w:val="FF0000"/>
                <w:sz w:val="16"/>
                <w:szCs w:val="16"/>
              </w:rPr>
              <w:t>l</w:t>
            </w:r>
            <w:r w:rsidRPr="0052425F">
              <w:rPr>
                <w:rFonts w:ascii="Arial" w:hAnsi="Arial" w:cs="Arial"/>
                <w:color w:val="FF0000"/>
                <w:sz w:val="16"/>
                <w:szCs w:val="16"/>
              </w:rPr>
              <w:t>ambda</w:t>
            </w:r>
            <w:proofErr w:type="spellEnd"/>
            <w:r w:rsidRPr="0052425F">
              <w:rPr>
                <w:rFonts w:ascii="Arial" w:hAnsi="Arial" w:cs="Arial"/>
                <w:color w:val="FF0000"/>
                <w:sz w:val="16"/>
                <w:szCs w:val="16"/>
              </w:rPr>
              <w:t>) ermittelt; Wert zu Beginn der Zeitperiode</w:t>
            </w:r>
            <w:r w:rsidR="00832655" w:rsidRPr="0052425F">
              <w:rPr>
                <w:rFonts w:ascii="Arial" w:hAnsi="Arial" w:cs="Arial"/>
                <w:color w:val="FF0000"/>
                <w:sz w:val="16"/>
                <w:szCs w:val="16"/>
              </w:rPr>
              <w:t>, für die konsolidierte Bauprojekte verwendet werden</w:t>
            </w:r>
          </w:p>
        </w:tc>
        <w:tc>
          <w:tcPr>
            <w:tcW w:w="708" w:type="dxa"/>
            <w:tcBorders>
              <w:top w:val="single" w:sz="8" w:space="0" w:color="0066CC"/>
              <w:left w:val="nil"/>
              <w:bottom w:val="single" w:sz="8" w:space="0" w:color="0066CC"/>
              <w:right w:val="nil"/>
            </w:tcBorders>
          </w:tcPr>
          <w:p w14:paraId="7BBD0220"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1D077EF0"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439D73A9"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w:t>
            </w:r>
          </w:p>
        </w:tc>
      </w:tr>
      <w:tr w:rsidR="006A5357" w:rsidRPr="00575B76" w14:paraId="73FA7FD3"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4760FFA" w14:textId="77777777" w:rsidR="006A5357" w:rsidRPr="0052425F" w:rsidRDefault="006A5357" w:rsidP="006522F8">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map.lambda.ende</w:t>
            </w:r>
            <w:proofErr w:type="spellEnd"/>
          </w:p>
        </w:tc>
        <w:tc>
          <w:tcPr>
            <w:tcW w:w="992" w:type="dxa"/>
            <w:tcBorders>
              <w:top w:val="single" w:sz="8" w:space="0" w:color="0066CC"/>
              <w:left w:val="nil"/>
              <w:bottom w:val="single" w:sz="8" w:space="0" w:color="0066CC"/>
              <w:right w:val="nil"/>
            </w:tcBorders>
          </w:tcPr>
          <w:p w14:paraId="004FC709"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pro Jahr</w:t>
            </w:r>
          </w:p>
        </w:tc>
        <w:tc>
          <w:tcPr>
            <w:tcW w:w="3969" w:type="dxa"/>
            <w:tcBorders>
              <w:top w:val="single" w:sz="8" w:space="0" w:color="0066CC"/>
              <w:left w:val="nil"/>
              <w:bottom w:val="single" w:sz="8" w:space="0" w:color="0066CC"/>
              <w:right w:val="nil"/>
            </w:tcBorders>
          </w:tcPr>
          <w:p w14:paraId="0F935640" w14:textId="55F26376" w:rsidR="006A5357" w:rsidRPr="0052425F" w:rsidRDefault="006A5357" w:rsidP="00852D27">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 xml:space="preserve">Die zeitliche Verzögerung der </w:t>
            </w:r>
            <w:r w:rsidR="00832655" w:rsidRPr="0052425F">
              <w:rPr>
                <w:rFonts w:ascii="Arial" w:hAnsi="Arial" w:cs="Arial"/>
                <w:color w:val="FF0000"/>
                <w:sz w:val="16"/>
                <w:szCs w:val="16"/>
              </w:rPr>
              <w:t>konsolidierten Bauprojekte</w:t>
            </w:r>
            <w:r w:rsidRPr="0052425F">
              <w:rPr>
                <w:rFonts w:ascii="Arial" w:hAnsi="Arial" w:cs="Arial"/>
                <w:color w:val="FF0000"/>
                <w:sz w:val="16"/>
                <w:szCs w:val="16"/>
              </w:rPr>
              <w:t xml:space="preserve"> wird mi</w:t>
            </w:r>
            <w:r w:rsidR="00AB7968" w:rsidRPr="0052425F">
              <w:rPr>
                <w:rFonts w:ascii="Arial" w:hAnsi="Arial" w:cs="Arial"/>
                <w:color w:val="FF0000"/>
                <w:sz w:val="16"/>
                <w:szCs w:val="16"/>
              </w:rPr>
              <w:t xml:space="preserve">ttels Exponentialfunktion (mit </w:t>
            </w:r>
            <w:proofErr w:type="spellStart"/>
            <w:r w:rsidR="00AB7968" w:rsidRPr="0052425F">
              <w:rPr>
                <w:rFonts w:ascii="Arial" w:hAnsi="Arial" w:cs="Arial"/>
                <w:color w:val="FF0000"/>
                <w:sz w:val="16"/>
                <w:szCs w:val="16"/>
              </w:rPr>
              <w:t>l</w:t>
            </w:r>
            <w:r w:rsidRPr="0052425F">
              <w:rPr>
                <w:rFonts w:ascii="Arial" w:hAnsi="Arial" w:cs="Arial"/>
                <w:color w:val="FF0000"/>
                <w:sz w:val="16"/>
                <w:szCs w:val="16"/>
              </w:rPr>
              <w:t>ambda</w:t>
            </w:r>
            <w:proofErr w:type="spellEnd"/>
            <w:r w:rsidRPr="0052425F">
              <w:rPr>
                <w:rFonts w:ascii="Arial" w:hAnsi="Arial" w:cs="Arial"/>
                <w:color w:val="FF0000"/>
                <w:sz w:val="16"/>
                <w:szCs w:val="16"/>
              </w:rPr>
              <w:t xml:space="preserve">) ermittelt; Wert am Ende </w:t>
            </w:r>
            <w:r w:rsidR="00832655" w:rsidRPr="0052425F">
              <w:rPr>
                <w:rFonts w:ascii="Arial" w:hAnsi="Arial" w:cs="Arial"/>
                <w:color w:val="FF0000"/>
                <w:sz w:val="16"/>
                <w:szCs w:val="16"/>
              </w:rPr>
              <w:t>der Zeitperiode, für die konsolidierte Bauprojekte verwendet werden</w:t>
            </w:r>
          </w:p>
        </w:tc>
        <w:tc>
          <w:tcPr>
            <w:tcW w:w="708" w:type="dxa"/>
            <w:tcBorders>
              <w:top w:val="single" w:sz="8" w:space="0" w:color="0066CC"/>
              <w:left w:val="nil"/>
              <w:bottom w:val="single" w:sz="8" w:space="0" w:color="0066CC"/>
              <w:right w:val="nil"/>
            </w:tcBorders>
          </w:tcPr>
          <w:p w14:paraId="22608EA6"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-0.5</w:t>
            </w:r>
          </w:p>
        </w:tc>
        <w:tc>
          <w:tcPr>
            <w:tcW w:w="709" w:type="dxa"/>
            <w:tcBorders>
              <w:top w:val="single" w:sz="8" w:space="0" w:color="0066CC"/>
              <w:left w:val="nil"/>
              <w:bottom w:val="single" w:sz="8" w:space="0" w:color="0066CC"/>
              <w:right w:val="nil"/>
            </w:tcBorders>
          </w:tcPr>
          <w:p w14:paraId="6D4D3D64"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-0.5</w:t>
            </w:r>
          </w:p>
        </w:tc>
        <w:tc>
          <w:tcPr>
            <w:tcW w:w="709" w:type="dxa"/>
            <w:tcBorders>
              <w:top w:val="single" w:sz="8" w:space="0" w:color="0066CC"/>
              <w:left w:val="nil"/>
              <w:bottom w:val="single" w:sz="8" w:space="0" w:color="0066CC"/>
              <w:right w:val="nil"/>
            </w:tcBorders>
          </w:tcPr>
          <w:p w14:paraId="4739157F"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-0.5</w:t>
            </w:r>
          </w:p>
        </w:tc>
      </w:tr>
      <w:tr w:rsidR="006A5357" w:rsidRPr="00575B76" w14:paraId="45835E4B"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C06C7EC" w14:textId="77777777" w:rsidR="006A5357" w:rsidRPr="0052425F" w:rsidRDefault="006A5357" w:rsidP="006522F8">
            <w:pPr>
              <w:pStyle w:val="Tabelle"/>
              <w:rPr>
                <w:rFonts w:ascii="Arial" w:hAnsi="Arial" w:cs="Arial"/>
                <w:b w:val="0"/>
                <w:color w:val="FF0000"/>
                <w:sz w:val="16"/>
                <w:szCs w:val="16"/>
              </w:rPr>
            </w:pPr>
            <w:r w:rsidRPr="0052425F">
              <w:rPr>
                <w:rFonts w:ascii="Arial" w:hAnsi="Arial" w:cs="Arial"/>
                <w:b w:val="0"/>
                <w:color w:val="FF0000"/>
                <w:sz w:val="16"/>
                <w:szCs w:val="16"/>
              </w:rPr>
              <w:t>map.nicht1</w:t>
            </w:r>
          </w:p>
        </w:tc>
        <w:tc>
          <w:tcPr>
            <w:tcW w:w="992" w:type="dxa"/>
            <w:tcBorders>
              <w:top w:val="single" w:sz="8" w:space="0" w:color="0066CC"/>
              <w:left w:val="nil"/>
              <w:bottom w:val="single" w:sz="8" w:space="0" w:color="0066CC"/>
              <w:right w:val="nil"/>
            </w:tcBorders>
          </w:tcPr>
          <w:p w14:paraId="5B3095C1"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71EDF20A" w14:textId="6B1EA5AA"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Anteil der Projekte (d.h. Wohnungen), die nicht realisiert werden: Kategorie </w:t>
            </w:r>
            <w:r w:rsidR="008C0CBF" w:rsidRPr="0052425F">
              <w:rPr>
                <w:rFonts w:ascii="Arial" w:hAnsi="Arial" w:cs="Arial"/>
                <w:color w:val="FF0000"/>
                <w:sz w:val="16"/>
                <w:szCs w:val="16"/>
              </w:rPr>
              <w:t>«</w:t>
            </w:r>
            <w:r w:rsidR="0020595C" w:rsidRPr="0052425F">
              <w:rPr>
                <w:rFonts w:ascii="Arial" w:hAnsi="Arial" w:cs="Arial"/>
                <w:color w:val="FF0000"/>
                <w:sz w:val="16"/>
                <w:szCs w:val="16"/>
              </w:rPr>
              <w:t>1 Projektiert</w:t>
            </w:r>
            <w:r w:rsidR="008C0CBF" w:rsidRPr="0052425F">
              <w:rPr>
                <w:rFonts w:ascii="Arial" w:hAnsi="Arial" w:cs="Arial"/>
                <w:color w:val="FF0000"/>
                <w:sz w:val="16"/>
                <w:szCs w:val="16"/>
              </w:rPr>
              <w:t>»</w:t>
            </w:r>
          </w:p>
        </w:tc>
        <w:tc>
          <w:tcPr>
            <w:tcW w:w="708" w:type="dxa"/>
            <w:tcBorders>
              <w:top w:val="single" w:sz="8" w:space="0" w:color="0066CC"/>
              <w:left w:val="nil"/>
              <w:bottom w:val="single" w:sz="8" w:space="0" w:color="0066CC"/>
              <w:right w:val="nil"/>
            </w:tcBorders>
          </w:tcPr>
          <w:p w14:paraId="506B5D2C" w14:textId="52BAF7B4" w:rsidR="006A5357" w:rsidRPr="0052425F" w:rsidRDefault="00346B81"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1</w:t>
            </w:r>
            <w:r w:rsidR="006A5357"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41E23E6C" w14:textId="51C63C25" w:rsidR="006A5357" w:rsidRPr="0052425F" w:rsidRDefault="00346B81"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10</w:t>
            </w:r>
          </w:p>
        </w:tc>
        <w:tc>
          <w:tcPr>
            <w:tcW w:w="709" w:type="dxa"/>
            <w:tcBorders>
              <w:top w:val="single" w:sz="8" w:space="0" w:color="0066CC"/>
              <w:left w:val="nil"/>
              <w:bottom w:val="single" w:sz="8" w:space="0" w:color="0066CC"/>
              <w:right w:val="nil"/>
            </w:tcBorders>
          </w:tcPr>
          <w:p w14:paraId="1F817C1E" w14:textId="67CA3B33" w:rsidR="006A5357" w:rsidRPr="0052425F" w:rsidRDefault="00346B81"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10</w:t>
            </w:r>
          </w:p>
        </w:tc>
      </w:tr>
      <w:tr w:rsidR="006A5357" w:rsidRPr="00575B76" w14:paraId="0609AC87"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BC54374" w14:textId="77777777" w:rsidR="006A5357" w:rsidRPr="0052425F" w:rsidRDefault="006A5357" w:rsidP="006522F8">
            <w:pPr>
              <w:pStyle w:val="Tabelle"/>
              <w:rPr>
                <w:rFonts w:ascii="Arial" w:hAnsi="Arial" w:cs="Arial"/>
                <w:b w:val="0"/>
                <w:color w:val="FF0000"/>
                <w:sz w:val="16"/>
                <w:szCs w:val="16"/>
              </w:rPr>
            </w:pPr>
            <w:r w:rsidRPr="0052425F">
              <w:rPr>
                <w:rFonts w:ascii="Arial" w:hAnsi="Arial" w:cs="Arial"/>
                <w:b w:val="0"/>
                <w:color w:val="FF0000"/>
                <w:sz w:val="16"/>
                <w:szCs w:val="16"/>
              </w:rPr>
              <w:t>map.nicht2</w:t>
            </w:r>
          </w:p>
        </w:tc>
        <w:tc>
          <w:tcPr>
            <w:tcW w:w="992" w:type="dxa"/>
            <w:tcBorders>
              <w:top w:val="single" w:sz="8" w:space="0" w:color="0066CC"/>
              <w:left w:val="nil"/>
              <w:bottom w:val="single" w:sz="8" w:space="0" w:color="0066CC"/>
              <w:right w:val="nil"/>
            </w:tcBorders>
          </w:tcPr>
          <w:p w14:paraId="39B99BAC"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Prozent</w:t>
            </w:r>
          </w:p>
        </w:tc>
        <w:tc>
          <w:tcPr>
            <w:tcW w:w="3969" w:type="dxa"/>
            <w:tcBorders>
              <w:top w:val="single" w:sz="8" w:space="0" w:color="0066CC"/>
              <w:left w:val="nil"/>
              <w:bottom w:val="single" w:sz="8" w:space="0" w:color="0066CC"/>
              <w:right w:val="nil"/>
            </w:tcBorders>
          </w:tcPr>
          <w:p w14:paraId="2095E9DB" w14:textId="7E13E0A8"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 xml:space="preserve">Anteil der Projekte (d.h. Wohnungen), die nicht realisiert werden: Kategorie </w:t>
            </w:r>
            <w:r w:rsidR="008C0CBF" w:rsidRPr="0052425F">
              <w:rPr>
                <w:rFonts w:ascii="Arial" w:hAnsi="Arial" w:cs="Arial"/>
                <w:bCs w:val="0"/>
                <w:color w:val="FF0000"/>
                <w:sz w:val="16"/>
                <w:szCs w:val="16"/>
              </w:rPr>
              <w:t>«</w:t>
            </w:r>
            <w:r w:rsidR="0020595C" w:rsidRPr="0052425F">
              <w:rPr>
                <w:rFonts w:ascii="Arial" w:hAnsi="Arial" w:cs="Arial"/>
                <w:bCs w:val="0"/>
                <w:color w:val="FF0000"/>
                <w:sz w:val="16"/>
                <w:szCs w:val="16"/>
              </w:rPr>
              <w:t>2 Eingereich</w:t>
            </w:r>
            <w:r w:rsidR="005D6A2E" w:rsidRPr="0052425F">
              <w:rPr>
                <w:rFonts w:ascii="Arial" w:hAnsi="Arial" w:cs="Arial"/>
                <w:bCs w:val="0"/>
                <w:color w:val="FF0000"/>
                <w:sz w:val="16"/>
                <w:szCs w:val="16"/>
              </w:rPr>
              <w:t>t</w:t>
            </w:r>
            <w:r w:rsidR="008C0CBF" w:rsidRPr="0052425F">
              <w:rPr>
                <w:rFonts w:ascii="Arial" w:hAnsi="Arial" w:cs="Arial"/>
                <w:bCs w:val="0"/>
                <w:color w:val="FF0000"/>
                <w:sz w:val="16"/>
                <w:szCs w:val="16"/>
              </w:rPr>
              <w:t>»</w:t>
            </w:r>
          </w:p>
        </w:tc>
        <w:tc>
          <w:tcPr>
            <w:tcW w:w="708" w:type="dxa"/>
            <w:tcBorders>
              <w:top w:val="single" w:sz="8" w:space="0" w:color="0066CC"/>
              <w:left w:val="nil"/>
              <w:bottom w:val="single" w:sz="8" w:space="0" w:color="0066CC"/>
              <w:right w:val="nil"/>
            </w:tcBorders>
          </w:tcPr>
          <w:p w14:paraId="32393E44"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0</w:t>
            </w:r>
          </w:p>
        </w:tc>
        <w:tc>
          <w:tcPr>
            <w:tcW w:w="709" w:type="dxa"/>
            <w:tcBorders>
              <w:top w:val="single" w:sz="8" w:space="0" w:color="0066CC"/>
              <w:left w:val="nil"/>
              <w:bottom w:val="single" w:sz="8" w:space="0" w:color="0066CC"/>
              <w:right w:val="nil"/>
            </w:tcBorders>
          </w:tcPr>
          <w:p w14:paraId="59168A06"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0</w:t>
            </w:r>
          </w:p>
        </w:tc>
        <w:tc>
          <w:tcPr>
            <w:tcW w:w="709" w:type="dxa"/>
            <w:tcBorders>
              <w:top w:val="single" w:sz="8" w:space="0" w:color="0066CC"/>
              <w:left w:val="nil"/>
              <w:bottom w:val="single" w:sz="8" w:space="0" w:color="0066CC"/>
              <w:right w:val="nil"/>
            </w:tcBorders>
          </w:tcPr>
          <w:p w14:paraId="50B9E16B"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0</w:t>
            </w:r>
          </w:p>
        </w:tc>
      </w:tr>
      <w:tr w:rsidR="006A5357" w:rsidRPr="00575B76" w14:paraId="757BF32F"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C2C64AD" w14:textId="77777777" w:rsidR="006A5357" w:rsidRPr="0052425F" w:rsidRDefault="006A5357" w:rsidP="006522F8">
            <w:pPr>
              <w:pStyle w:val="Tabelle"/>
              <w:rPr>
                <w:rFonts w:ascii="Arial" w:hAnsi="Arial" w:cs="Arial"/>
                <w:b w:val="0"/>
                <w:color w:val="FF0000"/>
                <w:sz w:val="16"/>
                <w:szCs w:val="16"/>
              </w:rPr>
            </w:pPr>
            <w:r w:rsidRPr="0052425F">
              <w:rPr>
                <w:rFonts w:ascii="Arial" w:hAnsi="Arial" w:cs="Arial"/>
                <w:b w:val="0"/>
                <w:color w:val="FF0000"/>
                <w:sz w:val="16"/>
                <w:szCs w:val="16"/>
              </w:rPr>
              <w:t>map.nicht3</w:t>
            </w:r>
          </w:p>
        </w:tc>
        <w:tc>
          <w:tcPr>
            <w:tcW w:w="992" w:type="dxa"/>
            <w:tcBorders>
              <w:top w:val="single" w:sz="8" w:space="0" w:color="0066CC"/>
              <w:left w:val="nil"/>
              <w:bottom w:val="single" w:sz="8" w:space="0" w:color="0066CC"/>
              <w:right w:val="nil"/>
            </w:tcBorders>
          </w:tcPr>
          <w:p w14:paraId="0E1F0C14"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581F1CD4" w14:textId="6CA5DE76"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Anteil der Projekte (d.h. Wohnungen), die nicht realisiert werden: Kategorie </w:t>
            </w:r>
            <w:r w:rsidR="008C0CBF" w:rsidRPr="0052425F">
              <w:rPr>
                <w:rFonts w:ascii="Arial" w:hAnsi="Arial" w:cs="Arial"/>
                <w:color w:val="FF0000"/>
                <w:sz w:val="16"/>
                <w:szCs w:val="16"/>
              </w:rPr>
              <w:t>«</w:t>
            </w:r>
            <w:r w:rsidR="0020595C" w:rsidRPr="0052425F">
              <w:rPr>
                <w:rFonts w:ascii="Arial" w:hAnsi="Arial" w:cs="Arial"/>
                <w:color w:val="FF0000"/>
                <w:sz w:val="16"/>
                <w:szCs w:val="16"/>
              </w:rPr>
              <w:t>3 Bewilligt</w:t>
            </w:r>
            <w:r w:rsidR="008C0CBF" w:rsidRPr="0052425F">
              <w:rPr>
                <w:rFonts w:ascii="Arial" w:hAnsi="Arial" w:cs="Arial"/>
                <w:color w:val="FF0000"/>
                <w:sz w:val="16"/>
                <w:szCs w:val="16"/>
              </w:rPr>
              <w:t>»</w:t>
            </w:r>
          </w:p>
        </w:tc>
        <w:tc>
          <w:tcPr>
            <w:tcW w:w="708" w:type="dxa"/>
            <w:tcBorders>
              <w:top w:val="single" w:sz="8" w:space="0" w:color="0066CC"/>
              <w:left w:val="nil"/>
              <w:bottom w:val="single" w:sz="8" w:space="0" w:color="0066CC"/>
              <w:right w:val="nil"/>
            </w:tcBorders>
          </w:tcPr>
          <w:p w14:paraId="3CA1C862"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25912980"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4CF1DB6E"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0</w:t>
            </w:r>
          </w:p>
        </w:tc>
      </w:tr>
      <w:tr w:rsidR="008D57F6" w:rsidRPr="00575B76" w14:paraId="5761CC6B"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F2D4551" w14:textId="77777777" w:rsidR="008D57F6" w:rsidRPr="0052425F" w:rsidRDefault="008D57F6" w:rsidP="008D57F6">
            <w:pPr>
              <w:pStyle w:val="Tabelle"/>
              <w:rPr>
                <w:rFonts w:ascii="Arial" w:hAnsi="Arial" w:cs="Arial"/>
                <w:b w:val="0"/>
                <w:color w:val="FF0000"/>
                <w:sz w:val="16"/>
                <w:szCs w:val="16"/>
              </w:rPr>
            </w:pPr>
            <w:r w:rsidRPr="0052425F">
              <w:rPr>
                <w:rFonts w:ascii="Arial" w:hAnsi="Arial" w:cs="Arial"/>
                <w:b w:val="0"/>
                <w:color w:val="FF0000"/>
                <w:sz w:val="16"/>
                <w:szCs w:val="16"/>
              </w:rPr>
              <w:t>map.nicht4</w:t>
            </w:r>
          </w:p>
        </w:tc>
        <w:tc>
          <w:tcPr>
            <w:tcW w:w="992" w:type="dxa"/>
            <w:tcBorders>
              <w:top w:val="single" w:sz="8" w:space="0" w:color="0066CC"/>
              <w:left w:val="nil"/>
              <w:bottom w:val="single" w:sz="8" w:space="0" w:color="0066CC"/>
              <w:right w:val="nil"/>
            </w:tcBorders>
          </w:tcPr>
          <w:p w14:paraId="76C8F5FC" w14:textId="77777777" w:rsidR="008D57F6" w:rsidRPr="0052425F" w:rsidRDefault="008D57F6" w:rsidP="008D57F6">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Prozent</w:t>
            </w:r>
          </w:p>
        </w:tc>
        <w:tc>
          <w:tcPr>
            <w:tcW w:w="3969" w:type="dxa"/>
            <w:tcBorders>
              <w:top w:val="single" w:sz="8" w:space="0" w:color="0066CC"/>
              <w:left w:val="nil"/>
              <w:bottom w:val="single" w:sz="8" w:space="0" w:color="0066CC"/>
              <w:right w:val="nil"/>
            </w:tcBorders>
          </w:tcPr>
          <w:p w14:paraId="1691C248" w14:textId="67F6D1F2" w:rsidR="008D57F6" w:rsidRPr="0052425F" w:rsidRDefault="008D57F6" w:rsidP="008D57F6">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Anteil der Projekte (d.h. Wohnungen), die nicht realisiert werden: Kategorie «4 Bau begonnen»</w:t>
            </w:r>
          </w:p>
        </w:tc>
        <w:tc>
          <w:tcPr>
            <w:tcW w:w="708" w:type="dxa"/>
            <w:tcBorders>
              <w:top w:val="single" w:sz="8" w:space="0" w:color="0066CC"/>
              <w:left w:val="nil"/>
              <w:bottom w:val="single" w:sz="8" w:space="0" w:color="0066CC"/>
              <w:right w:val="nil"/>
            </w:tcBorders>
          </w:tcPr>
          <w:p w14:paraId="70D6EFD6" w14:textId="3C4D0E5C" w:rsidR="008D57F6" w:rsidRPr="0052425F" w:rsidRDefault="008D57F6" w:rsidP="008D57F6">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0</w:t>
            </w:r>
          </w:p>
        </w:tc>
        <w:tc>
          <w:tcPr>
            <w:tcW w:w="709" w:type="dxa"/>
            <w:tcBorders>
              <w:top w:val="single" w:sz="8" w:space="0" w:color="0066CC"/>
              <w:left w:val="nil"/>
              <w:bottom w:val="single" w:sz="8" w:space="0" w:color="0066CC"/>
              <w:right w:val="nil"/>
            </w:tcBorders>
          </w:tcPr>
          <w:p w14:paraId="00BBE0FA" w14:textId="15421739" w:rsidR="008D57F6" w:rsidRPr="0052425F" w:rsidRDefault="008D57F6" w:rsidP="008D57F6">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0</w:t>
            </w:r>
          </w:p>
        </w:tc>
        <w:tc>
          <w:tcPr>
            <w:tcW w:w="709" w:type="dxa"/>
            <w:tcBorders>
              <w:top w:val="single" w:sz="8" w:space="0" w:color="0066CC"/>
              <w:left w:val="nil"/>
              <w:bottom w:val="single" w:sz="8" w:space="0" w:color="0066CC"/>
              <w:right w:val="nil"/>
            </w:tcBorders>
          </w:tcPr>
          <w:p w14:paraId="42B29097" w14:textId="3EB8E7EB" w:rsidR="008D57F6" w:rsidRPr="0052425F" w:rsidRDefault="008D57F6" w:rsidP="008D57F6">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0</w:t>
            </w:r>
          </w:p>
        </w:tc>
      </w:tr>
      <w:tr w:rsidR="008D57F6" w:rsidRPr="00575B76" w14:paraId="5B521CDF"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DEC08D3" w14:textId="77777777" w:rsidR="008D57F6" w:rsidRPr="0052425F" w:rsidRDefault="008D57F6" w:rsidP="008D57F6">
            <w:pPr>
              <w:pStyle w:val="Tabelle"/>
              <w:rPr>
                <w:rFonts w:ascii="Arial" w:hAnsi="Arial" w:cs="Arial"/>
                <w:b w:val="0"/>
                <w:color w:val="FF0000"/>
                <w:sz w:val="16"/>
                <w:szCs w:val="16"/>
              </w:rPr>
            </w:pPr>
            <w:r w:rsidRPr="0052425F">
              <w:rPr>
                <w:rFonts w:ascii="Arial" w:hAnsi="Arial" w:cs="Arial"/>
                <w:b w:val="0"/>
                <w:color w:val="FF0000"/>
                <w:sz w:val="16"/>
                <w:szCs w:val="16"/>
              </w:rPr>
              <w:t>map.nicht5</w:t>
            </w:r>
          </w:p>
        </w:tc>
        <w:tc>
          <w:tcPr>
            <w:tcW w:w="992" w:type="dxa"/>
            <w:tcBorders>
              <w:top w:val="single" w:sz="8" w:space="0" w:color="0066CC"/>
              <w:left w:val="nil"/>
              <w:bottom w:val="single" w:sz="8" w:space="0" w:color="0066CC"/>
              <w:right w:val="nil"/>
            </w:tcBorders>
          </w:tcPr>
          <w:p w14:paraId="431B6C55" w14:textId="77777777" w:rsidR="008D57F6" w:rsidRPr="0052425F" w:rsidRDefault="008D57F6" w:rsidP="008D57F6">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0E17BF04" w14:textId="57D6624E" w:rsidR="008D57F6" w:rsidRPr="0052425F" w:rsidRDefault="008D57F6" w:rsidP="008D57F6">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Anteil der Projekte (d.h. Wohnungen), die nicht realisiert werden: Kategorie «5 Fertiggestellt»</w:t>
            </w:r>
          </w:p>
        </w:tc>
        <w:tc>
          <w:tcPr>
            <w:tcW w:w="708" w:type="dxa"/>
            <w:tcBorders>
              <w:top w:val="single" w:sz="8" w:space="0" w:color="0066CC"/>
              <w:left w:val="nil"/>
              <w:bottom w:val="single" w:sz="8" w:space="0" w:color="0066CC"/>
              <w:right w:val="nil"/>
            </w:tcBorders>
          </w:tcPr>
          <w:p w14:paraId="4007B087" w14:textId="71C01F18" w:rsidR="008D57F6" w:rsidRPr="0052425F" w:rsidRDefault="008D57F6" w:rsidP="008D57F6">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bCs w:val="0"/>
                <w:color w:val="FF0000"/>
                <w:sz w:val="16"/>
                <w:szCs w:val="16"/>
              </w:rPr>
              <w:t>0</w:t>
            </w:r>
          </w:p>
        </w:tc>
        <w:tc>
          <w:tcPr>
            <w:tcW w:w="709" w:type="dxa"/>
            <w:tcBorders>
              <w:top w:val="single" w:sz="8" w:space="0" w:color="0066CC"/>
              <w:left w:val="nil"/>
              <w:bottom w:val="single" w:sz="8" w:space="0" w:color="0066CC"/>
              <w:right w:val="nil"/>
            </w:tcBorders>
          </w:tcPr>
          <w:p w14:paraId="020C0E1A" w14:textId="2F68B423" w:rsidR="008D57F6" w:rsidRPr="0052425F" w:rsidRDefault="008D57F6" w:rsidP="008D57F6">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bCs w:val="0"/>
                <w:color w:val="FF0000"/>
                <w:sz w:val="16"/>
                <w:szCs w:val="16"/>
              </w:rPr>
              <w:t>0</w:t>
            </w:r>
          </w:p>
        </w:tc>
        <w:tc>
          <w:tcPr>
            <w:tcW w:w="709" w:type="dxa"/>
            <w:tcBorders>
              <w:top w:val="single" w:sz="8" w:space="0" w:color="0066CC"/>
              <w:left w:val="nil"/>
              <w:bottom w:val="single" w:sz="8" w:space="0" w:color="0066CC"/>
              <w:right w:val="nil"/>
            </w:tcBorders>
          </w:tcPr>
          <w:p w14:paraId="2385B3DE" w14:textId="6FF14131" w:rsidR="008D57F6" w:rsidRPr="0052425F" w:rsidRDefault="008D57F6" w:rsidP="008D57F6">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bCs w:val="0"/>
                <w:color w:val="FF0000"/>
                <w:sz w:val="16"/>
                <w:szCs w:val="16"/>
              </w:rPr>
              <w:t>0</w:t>
            </w:r>
          </w:p>
        </w:tc>
      </w:tr>
      <w:tr w:rsidR="006A5357" w:rsidRPr="00575B76" w14:paraId="5D376C4A"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82A83F4" w14:textId="77777777" w:rsidR="006A5357" w:rsidRPr="0052425F" w:rsidRDefault="006A5357" w:rsidP="006522F8">
            <w:pPr>
              <w:pStyle w:val="Tabelle"/>
              <w:rPr>
                <w:rFonts w:ascii="Arial" w:hAnsi="Arial" w:cs="Arial"/>
                <w:b w:val="0"/>
                <w:color w:val="FF0000"/>
                <w:sz w:val="16"/>
                <w:szCs w:val="16"/>
              </w:rPr>
            </w:pPr>
            <w:r w:rsidRPr="0052425F">
              <w:rPr>
                <w:rFonts w:ascii="Arial" w:hAnsi="Arial" w:cs="Arial"/>
                <w:b w:val="0"/>
                <w:color w:val="FF0000"/>
                <w:sz w:val="16"/>
                <w:szCs w:val="16"/>
              </w:rPr>
              <w:t>map.nicht6</w:t>
            </w:r>
          </w:p>
        </w:tc>
        <w:tc>
          <w:tcPr>
            <w:tcW w:w="992" w:type="dxa"/>
            <w:tcBorders>
              <w:top w:val="single" w:sz="8" w:space="0" w:color="0066CC"/>
              <w:left w:val="nil"/>
              <w:bottom w:val="single" w:sz="8" w:space="0" w:color="0066CC"/>
              <w:right w:val="nil"/>
            </w:tcBorders>
          </w:tcPr>
          <w:p w14:paraId="12152BE4"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Prozent</w:t>
            </w:r>
          </w:p>
        </w:tc>
        <w:tc>
          <w:tcPr>
            <w:tcW w:w="3969" w:type="dxa"/>
            <w:tcBorders>
              <w:top w:val="single" w:sz="8" w:space="0" w:color="0066CC"/>
              <w:left w:val="nil"/>
              <w:bottom w:val="single" w:sz="8" w:space="0" w:color="0066CC"/>
              <w:right w:val="nil"/>
            </w:tcBorders>
          </w:tcPr>
          <w:p w14:paraId="5141943B" w14:textId="7129FF2E" w:rsidR="006A5357" w:rsidRPr="0052425F" w:rsidRDefault="006A5357" w:rsidP="00346B81">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 xml:space="preserve">Anteil der Projekte (d.h. Wohnungen), die nicht realisiert werden: Kategorie </w:t>
            </w:r>
            <w:r w:rsidR="008C0CBF" w:rsidRPr="0052425F">
              <w:rPr>
                <w:rFonts w:ascii="Arial" w:hAnsi="Arial" w:cs="Arial"/>
                <w:bCs w:val="0"/>
                <w:color w:val="FF0000"/>
                <w:sz w:val="16"/>
                <w:szCs w:val="16"/>
              </w:rPr>
              <w:t>«</w:t>
            </w:r>
            <w:r w:rsidR="0020595C" w:rsidRPr="0052425F">
              <w:rPr>
                <w:rFonts w:ascii="Arial" w:hAnsi="Arial" w:cs="Arial"/>
                <w:bCs w:val="0"/>
                <w:color w:val="FF0000"/>
                <w:sz w:val="16"/>
                <w:szCs w:val="16"/>
              </w:rPr>
              <w:t>6 Sistiert</w:t>
            </w:r>
            <w:r w:rsidR="008C0CBF" w:rsidRPr="0052425F">
              <w:rPr>
                <w:rFonts w:ascii="Arial" w:hAnsi="Arial" w:cs="Arial"/>
                <w:bCs w:val="0"/>
                <w:color w:val="FF0000"/>
                <w:sz w:val="16"/>
                <w:szCs w:val="16"/>
              </w:rPr>
              <w:t>»</w:t>
            </w:r>
          </w:p>
        </w:tc>
        <w:tc>
          <w:tcPr>
            <w:tcW w:w="708" w:type="dxa"/>
            <w:tcBorders>
              <w:top w:val="single" w:sz="8" w:space="0" w:color="0066CC"/>
              <w:left w:val="nil"/>
              <w:bottom w:val="single" w:sz="8" w:space="0" w:color="0066CC"/>
              <w:right w:val="nil"/>
            </w:tcBorders>
          </w:tcPr>
          <w:p w14:paraId="5BE0836F"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20</w:t>
            </w:r>
          </w:p>
        </w:tc>
        <w:tc>
          <w:tcPr>
            <w:tcW w:w="709" w:type="dxa"/>
            <w:tcBorders>
              <w:top w:val="single" w:sz="8" w:space="0" w:color="0066CC"/>
              <w:left w:val="nil"/>
              <w:bottom w:val="single" w:sz="8" w:space="0" w:color="0066CC"/>
              <w:right w:val="nil"/>
            </w:tcBorders>
          </w:tcPr>
          <w:p w14:paraId="4F1F17A9"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20</w:t>
            </w:r>
          </w:p>
        </w:tc>
        <w:tc>
          <w:tcPr>
            <w:tcW w:w="709" w:type="dxa"/>
            <w:tcBorders>
              <w:top w:val="single" w:sz="8" w:space="0" w:color="0066CC"/>
              <w:left w:val="nil"/>
              <w:bottom w:val="single" w:sz="8" w:space="0" w:color="0066CC"/>
              <w:right w:val="nil"/>
            </w:tcBorders>
          </w:tcPr>
          <w:p w14:paraId="76DB7C2B"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20</w:t>
            </w:r>
          </w:p>
        </w:tc>
      </w:tr>
      <w:tr w:rsidR="00AF568E" w:rsidRPr="00AF568E" w14:paraId="55D7E3F2" w14:textId="77777777" w:rsidTr="00543933">
        <w:trPr>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0CA0C6CF" w14:textId="77777777" w:rsidR="00AF568E" w:rsidRPr="00926426" w:rsidRDefault="00AF568E" w:rsidP="00926426">
            <w:pPr>
              <w:pStyle w:val="Tabelle"/>
              <w:pageBreakBefore/>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lastRenderedPageBreak/>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0EF79B84" w14:textId="77777777" w:rsidR="00AF568E" w:rsidRPr="00926426" w:rsidRDefault="00AF568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4C15BFCA" w14:textId="77777777" w:rsidR="00AF568E" w:rsidRPr="00926426" w:rsidRDefault="00AF568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796B81FE" w14:textId="77777777" w:rsidR="00AF568E" w:rsidRPr="00926426" w:rsidRDefault="00AF568E" w:rsidP="00543933">
            <w:pPr>
              <w:pStyle w:val="Tabelle"/>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t>Werte pro Szenario</w:t>
            </w:r>
          </w:p>
        </w:tc>
      </w:tr>
      <w:tr w:rsidR="00AF568E" w:rsidRPr="00575B76" w14:paraId="5F56D108" w14:textId="77777777" w:rsidTr="00543933">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0515A309" w14:textId="77777777" w:rsidR="00AF568E" w:rsidRPr="00575B76" w:rsidRDefault="00AF568E" w:rsidP="00543933">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2A1C3DFA" w14:textId="77777777" w:rsidR="00AF568E" w:rsidRPr="00575B76" w:rsidRDefault="00AF568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18827205" w14:textId="77777777" w:rsidR="00AF568E" w:rsidRPr="00575B76" w:rsidRDefault="00AF568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5F5CE742" w14:textId="77777777" w:rsidR="00AF568E" w:rsidRPr="00575B76"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0A20A6B9" w14:textId="77777777" w:rsidR="00AF568E" w:rsidRPr="00575B76"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21A8AF39" w14:textId="77777777" w:rsidR="00AF568E" w:rsidRPr="00575B76"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6A5357" w:rsidRPr="00575B76" w14:paraId="32952CBC"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24237AA" w14:textId="77777777" w:rsidR="006A5357" w:rsidRPr="0052425F" w:rsidRDefault="006A5357" w:rsidP="006522F8">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wf.anzwohn</w:t>
            </w:r>
            <w:proofErr w:type="spellEnd"/>
          </w:p>
        </w:tc>
        <w:tc>
          <w:tcPr>
            <w:tcW w:w="992" w:type="dxa"/>
            <w:tcBorders>
              <w:top w:val="single" w:sz="8" w:space="0" w:color="0066CC"/>
              <w:left w:val="nil"/>
              <w:bottom w:val="single" w:sz="8" w:space="0" w:color="0066CC"/>
              <w:right w:val="nil"/>
            </w:tcBorders>
          </w:tcPr>
          <w:p w14:paraId="315E3400"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Wohnung</w:t>
            </w:r>
          </w:p>
        </w:tc>
        <w:tc>
          <w:tcPr>
            <w:tcW w:w="3969" w:type="dxa"/>
            <w:tcBorders>
              <w:top w:val="single" w:sz="8" w:space="0" w:color="0066CC"/>
              <w:left w:val="nil"/>
              <w:bottom w:val="single" w:sz="8" w:space="0" w:color="0066CC"/>
              <w:right w:val="nil"/>
            </w:tcBorders>
          </w:tcPr>
          <w:p w14:paraId="05FDA32B"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Anzahl Wohnungen pro Quartier und Eigentümerart; falls weniger Wohnungen: Daten der gesamten Stadt (pro Eigentümerart) verwendet</w:t>
            </w:r>
          </w:p>
        </w:tc>
        <w:tc>
          <w:tcPr>
            <w:tcW w:w="708" w:type="dxa"/>
            <w:tcBorders>
              <w:top w:val="single" w:sz="8" w:space="0" w:color="0066CC"/>
              <w:left w:val="nil"/>
              <w:bottom w:val="single" w:sz="8" w:space="0" w:color="0066CC"/>
              <w:right w:val="nil"/>
            </w:tcBorders>
          </w:tcPr>
          <w:p w14:paraId="6E6960D1"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500</w:t>
            </w:r>
          </w:p>
        </w:tc>
        <w:tc>
          <w:tcPr>
            <w:tcW w:w="709" w:type="dxa"/>
            <w:tcBorders>
              <w:top w:val="single" w:sz="8" w:space="0" w:color="0066CC"/>
              <w:left w:val="nil"/>
              <w:bottom w:val="single" w:sz="8" w:space="0" w:color="0066CC"/>
              <w:right w:val="nil"/>
            </w:tcBorders>
          </w:tcPr>
          <w:p w14:paraId="5BB4149B"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500</w:t>
            </w:r>
          </w:p>
        </w:tc>
        <w:tc>
          <w:tcPr>
            <w:tcW w:w="709" w:type="dxa"/>
            <w:tcBorders>
              <w:top w:val="single" w:sz="8" w:space="0" w:color="0066CC"/>
              <w:left w:val="nil"/>
              <w:bottom w:val="single" w:sz="8" w:space="0" w:color="0066CC"/>
              <w:right w:val="nil"/>
            </w:tcBorders>
          </w:tcPr>
          <w:p w14:paraId="268760B1"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500</w:t>
            </w:r>
          </w:p>
        </w:tc>
      </w:tr>
      <w:tr w:rsidR="00AF568E" w:rsidRPr="00575B76" w14:paraId="32F48130"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19387E5" w14:textId="74E02BD8" w:rsidR="00AF568E" w:rsidRPr="0052425F" w:rsidRDefault="00AF568E"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rPr>
              <w:t>wf.stadt.gemeinnuetzig.quart.1</w:t>
            </w:r>
          </w:p>
        </w:tc>
        <w:tc>
          <w:tcPr>
            <w:tcW w:w="992" w:type="dxa"/>
            <w:tcBorders>
              <w:top w:val="single" w:sz="8" w:space="0" w:color="0066CC"/>
              <w:left w:val="nil"/>
              <w:bottom w:val="single" w:sz="8" w:space="0" w:color="0066CC"/>
              <w:right w:val="nil"/>
            </w:tcBorders>
          </w:tcPr>
          <w:p w14:paraId="03D11AFC" w14:textId="77777777" w:rsidR="00AF568E" w:rsidRPr="0052425F" w:rsidRDefault="00AF568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Keine Einheit</w:t>
            </w:r>
          </w:p>
        </w:tc>
        <w:tc>
          <w:tcPr>
            <w:tcW w:w="3969" w:type="dxa"/>
            <w:tcBorders>
              <w:top w:val="single" w:sz="8" w:space="0" w:color="0066CC"/>
              <w:left w:val="nil"/>
              <w:bottom w:val="single" w:sz="8" w:space="0" w:color="0066CC"/>
              <w:right w:val="nil"/>
            </w:tcBorders>
          </w:tcPr>
          <w:p w14:paraId="0804F145" w14:textId="77777777" w:rsidR="00AF568E" w:rsidRPr="0052425F" w:rsidRDefault="00AF568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Quartiernummer des Quartiers, für das für gemeinnützige Wohnungen Wohnfläche pro Person der Stadt verwendet wird</w:t>
            </w:r>
          </w:p>
        </w:tc>
        <w:tc>
          <w:tcPr>
            <w:tcW w:w="708" w:type="dxa"/>
            <w:tcBorders>
              <w:top w:val="single" w:sz="8" w:space="0" w:color="0066CC"/>
              <w:left w:val="nil"/>
              <w:bottom w:val="single" w:sz="8" w:space="0" w:color="0066CC"/>
              <w:right w:val="nil"/>
            </w:tcBorders>
          </w:tcPr>
          <w:p w14:paraId="40A88EA0" w14:textId="77777777"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41</w:t>
            </w:r>
          </w:p>
        </w:tc>
        <w:tc>
          <w:tcPr>
            <w:tcW w:w="709" w:type="dxa"/>
            <w:tcBorders>
              <w:top w:val="single" w:sz="8" w:space="0" w:color="0066CC"/>
              <w:left w:val="nil"/>
              <w:bottom w:val="single" w:sz="8" w:space="0" w:color="0066CC"/>
              <w:right w:val="nil"/>
            </w:tcBorders>
          </w:tcPr>
          <w:p w14:paraId="1D74708F" w14:textId="77777777"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41</w:t>
            </w:r>
          </w:p>
        </w:tc>
        <w:tc>
          <w:tcPr>
            <w:tcW w:w="709" w:type="dxa"/>
            <w:tcBorders>
              <w:top w:val="single" w:sz="8" w:space="0" w:color="0066CC"/>
              <w:left w:val="nil"/>
              <w:bottom w:val="single" w:sz="8" w:space="0" w:color="0066CC"/>
              <w:right w:val="nil"/>
            </w:tcBorders>
          </w:tcPr>
          <w:p w14:paraId="170EEF06" w14:textId="77777777"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41</w:t>
            </w:r>
          </w:p>
        </w:tc>
      </w:tr>
      <w:tr w:rsidR="00AF568E" w:rsidRPr="00575B76" w14:paraId="5D875648"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810AF83" w14:textId="1AFB5F86" w:rsidR="00AF568E" w:rsidRPr="0052425F" w:rsidRDefault="00AF568E"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rPr>
              <w:t>wf.stadt.gemeinnuetzig.quart.2</w:t>
            </w:r>
          </w:p>
        </w:tc>
        <w:tc>
          <w:tcPr>
            <w:tcW w:w="992" w:type="dxa"/>
            <w:tcBorders>
              <w:top w:val="single" w:sz="8" w:space="0" w:color="0066CC"/>
              <w:left w:val="nil"/>
              <w:bottom w:val="single" w:sz="8" w:space="0" w:color="0066CC"/>
              <w:right w:val="nil"/>
            </w:tcBorders>
          </w:tcPr>
          <w:p w14:paraId="532A0476" w14:textId="77777777" w:rsidR="00AF568E" w:rsidRPr="0052425F" w:rsidRDefault="00AF568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Keine Einheit</w:t>
            </w:r>
          </w:p>
        </w:tc>
        <w:tc>
          <w:tcPr>
            <w:tcW w:w="3969" w:type="dxa"/>
            <w:tcBorders>
              <w:top w:val="single" w:sz="8" w:space="0" w:color="0066CC"/>
              <w:left w:val="nil"/>
              <w:bottom w:val="single" w:sz="8" w:space="0" w:color="0066CC"/>
              <w:right w:val="nil"/>
            </w:tcBorders>
          </w:tcPr>
          <w:p w14:paraId="0DFA14D6" w14:textId="77777777" w:rsidR="00AF568E" w:rsidRPr="0052425F" w:rsidRDefault="00AF568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Quartiernummer des Quartiers, für das für gemeinnützige Wohnungen Wohnfläche pro Person der Stadt verwendet wird</w:t>
            </w:r>
          </w:p>
        </w:tc>
        <w:tc>
          <w:tcPr>
            <w:tcW w:w="708" w:type="dxa"/>
            <w:tcBorders>
              <w:top w:val="single" w:sz="8" w:space="0" w:color="0066CC"/>
              <w:left w:val="nil"/>
              <w:bottom w:val="single" w:sz="8" w:space="0" w:color="0066CC"/>
              <w:right w:val="nil"/>
            </w:tcBorders>
          </w:tcPr>
          <w:p w14:paraId="4DFE13C8" w14:textId="701B12B1"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52</w:t>
            </w:r>
          </w:p>
        </w:tc>
        <w:tc>
          <w:tcPr>
            <w:tcW w:w="709" w:type="dxa"/>
            <w:tcBorders>
              <w:top w:val="single" w:sz="8" w:space="0" w:color="0066CC"/>
              <w:left w:val="nil"/>
              <w:bottom w:val="single" w:sz="8" w:space="0" w:color="0066CC"/>
              <w:right w:val="nil"/>
            </w:tcBorders>
          </w:tcPr>
          <w:p w14:paraId="2749C8C8" w14:textId="189A3543"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52</w:t>
            </w:r>
          </w:p>
        </w:tc>
        <w:tc>
          <w:tcPr>
            <w:tcW w:w="709" w:type="dxa"/>
            <w:tcBorders>
              <w:top w:val="single" w:sz="8" w:space="0" w:color="0066CC"/>
              <w:left w:val="nil"/>
              <w:bottom w:val="single" w:sz="8" w:space="0" w:color="0066CC"/>
              <w:right w:val="nil"/>
            </w:tcBorders>
          </w:tcPr>
          <w:p w14:paraId="54A8746D" w14:textId="50C2A537"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52</w:t>
            </w:r>
          </w:p>
        </w:tc>
      </w:tr>
      <w:tr w:rsidR="00AF568E" w:rsidRPr="00575B76" w14:paraId="0EA80EC4"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68EAEDD" w14:textId="31F8B047" w:rsidR="00AF568E" w:rsidRPr="0052425F" w:rsidRDefault="00AF568E"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rPr>
              <w:t>wf.stadt.gemeinnuetzig.quart.3</w:t>
            </w:r>
          </w:p>
        </w:tc>
        <w:tc>
          <w:tcPr>
            <w:tcW w:w="992" w:type="dxa"/>
            <w:tcBorders>
              <w:top w:val="single" w:sz="8" w:space="0" w:color="0066CC"/>
              <w:left w:val="nil"/>
              <w:bottom w:val="single" w:sz="8" w:space="0" w:color="0066CC"/>
              <w:right w:val="nil"/>
            </w:tcBorders>
          </w:tcPr>
          <w:p w14:paraId="1AD72536" w14:textId="77777777" w:rsidR="00AF568E" w:rsidRPr="0052425F" w:rsidRDefault="00AF568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Keine Einheit</w:t>
            </w:r>
          </w:p>
        </w:tc>
        <w:tc>
          <w:tcPr>
            <w:tcW w:w="3969" w:type="dxa"/>
            <w:tcBorders>
              <w:top w:val="single" w:sz="8" w:space="0" w:color="0066CC"/>
              <w:left w:val="nil"/>
              <w:bottom w:val="single" w:sz="8" w:space="0" w:color="0066CC"/>
              <w:right w:val="nil"/>
            </w:tcBorders>
          </w:tcPr>
          <w:p w14:paraId="4ABB42B0" w14:textId="77777777" w:rsidR="00AF568E" w:rsidRPr="0052425F" w:rsidRDefault="00AF568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Quartiernummer des Quartiers, für das für gemeinnützige Wohnungen Wohnfläche pro Person der Stadt verwendet wird</w:t>
            </w:r>
          </w:p>
        </w:tc>
        <w:tc>
          <w:tcPr>
            <w:tcW w:w="708" w:type="dxa"/>
            <w:tcBorders>
              <w:top w:val="single" w:sz="8" w:space="0" w:color="0066CC"/>
              <w:left w:val="nil"/>
              <w:bottom w:val="single" w:sz="8" w:space="0" w:color="0066CC"/>
              <w:right w:val="nil"/>
            </w:tcBorders>
          </w:tcPr>
          <w:p w14:paraId="0CFA2B03" w14:textId="7440B914"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71</w:t>
            </w:r>
          </w:p>
        </w:tc>
        <w:tc>
          <w:tcPr>
            <w:tcW w:w="709" w:type="dxa"/>
            <w:tcBorders>
              <w:top w:val="single" w:sz="8" w:space="0" w:color="0066CC"/>
              <w:left w:val="nil"/>
              <w:bottom w:val="single" w:sz="8" w:space="0" w:color="0066CC"/>
              <w:right w:val="nil"/>
            </w:tcBorders>
          </w:tcPr>
          <w:p w14:paraId="7450DA18" w14:textId="0BEACE0E"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71</w:t>
            </w:r>
          </w:p>
        </w:tc>
        <w:tc>
          <w:tcPr>
            <w:tcW w:w="709" w:type="dxa"/>
            <w:tcBorders>
              <w:top w:val="single" w:sz="8" w:space="0" w:color="0066CC"/>
              <w:left w:val="nil"/>
              <w:bottom w:val="single" w:sz="8" w:space="0" w:color="0066CC"/>
              <w:right w:val="nil"/>
            </w:tcBorders>
          </w:tcPr>
          <w:p w14:paraId="5CCBB9E9" w14:textId="3DEDD82D"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71</w:t>
            </w:r>
          </w:p>
        </w:tc>
      </w:tr>
      <w:tr w:rsidR="00AF568E" w:rsidRPr="00575B76" w14:paraId="73557FE3"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71F2B91" w14:textId="4FDBBC24" w:rsidR="00AF568E" w:rsidRPr="0052425F" w:rsidRDefault="00AF568E"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rPr>
              <w:t>wf.stadt.gemeinnuetzig.quart.4</w:t>
            </w:r>
          </w:p>
        </w:tc>
        <w:tc>
          <w:tcPr>
            <w:tcW w:w="992" w:type="dxa"/>
            <w:tcBorders>
              <w:top w:val="single" w:sz="8" w:space="0" w:color="0066CC"/>
              <w:left w:val="nil"/>
              <w:bottom w:val="single" w:sz="8" w:space="0" w:color="0066CC"/>
              <w:right w:val="nil"/>
            </w:tcBorders>
          </w:tcPr>
          <w:p w14:paraId="21D7188B" w14:textId="77777777" w:rsidR="00AF568E" w:rsidRPr="0052425F" w:rsidRDefault="00AF568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Keine Einheit</w:t>
            </w:r>
          </w:p>
        </w:tc>
        <w:tc>
          <w:tcPr>
            <w:tcW w:w="3969" w:type="dxa"/>
            <w:tcBorders>
              <w:top w:val="single" w:sz="8" w:space="0" w:color="0066CC"/>
              <w:left w:val="nil"/>
              <w:bottom w:val="single" w:sz="8" w:space="0" w:color="0066CC"/>
              <w:right w:val="nil"/>
            </w:tcBorders>
          </w:tcPr>
          <w:p w14:paraId="53D54F2E" w14:textId="77777777" w:rsidR="00AF568E" w:rsidRPr="0052425F" w:rsidRDefault="00AF568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Quartiernummer des Quartiers, für das für gemeinnützige Wohnungen Wohnfläche pro Person der Stadt verwendet wird</w:t>
            </w:r>
          </w:p>
        </w:tc>
        <w:tc>
          <w:tcPr>
            <w:tcW w:w="708" w:type="dxa"/>
            <w:tcBorders>
              <w:top w:val="single" w:sz="8" w:space="0" w:color="0066CC"/>
              <w:left w:val="nil"/>
              <w:bottom w:val="single" w:sz="8" w:space="0" w:color="0066CC"/>
              <w:right w:val="nil"/>
            </w:tcBorders>
          </w:tcPr>
          <w:p w14:paraId="394B8AE0" w14:textId="5336E594"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72</w:t>
            </w:r>
          </w:p>
        </w:tc>
        <w:tc>
          <w:tcPr>
            <w:tcW w:w="709" w:type="dxa"/>
            <w:tcBorders>
              <w:top w:val="single" w:sz="8" w:space="0" w:color="0066CC"/>
              <w:left w:val="nil"/>
              <w:bottom w:val="single" w:sz="8" w:space="0" w:color="0066CC"/>
              <w:right w:val="nil"/>
            </w:tcBorders>
          </w:tcPr>
          <w:p w14:paraId="221B942F" w14:textId="028E85C2"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72</w:t>
            </w:r>
          </w:p>
        </w:tc>
        <w:tc>
          <w:tcPr>
            <w:tcW w:w="709" w:type="dxa"/>
            <w:tcBorders>
              <w:top w:val="single" w:sz="8" w:space="0" w:color="0066CC"/>
              <w:left w:val="nil"/>
              <w:bottom w:val="single" w:sz="8" w:space="0" w:color="0066CC"/>
              <w:right w:val="nil"/>
            </w:tcBorders>
          </w:tcPr>
          <w:p w14:paraId="17109CA1" w14:textId="2E01B4E8"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72</w:t>
            </w:r>
          </w:p>
        </w:tc>
      </w:tr>
      <w:tr w:rsidR="00AF568E" w:rsidRPr="00575B76" w14:paraId="516DA003"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E272B76" w14:textId="657B3BE3" w:rsidR="00AF568E" w:rsidRPr="0052425F" w:rsidRDefault="00AF568E"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rPr>
              <w:t>wf.stadt.gemeinnuetzig.quart.5</w:t>
            </w:r>
          </w:p>
        </w:tc>
        <w:tc>
          <w:tcPr>
            <w:tcW w:w="992" w:type="dxa"/>
            <w:tcBorders>
              <w:top w:val="single" w:sz="8" w:space="0" w:color="0066CC"/>
              <w:left w:val="nil"/>
              <w:bottom w:val="single" w:sz="8" w:space="0" w:color="0066CC"/>
              <w:right w:val="nil"/>
            </w:tcBorders>
          </w:tcPr>
          <w:p w14:paraId="7FBB16B2" w14:textId="77777777" w:rsidR="00AF568E" w:rsidRPr="0052425F" w:rsidRDefault="00AF568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Keine Einheit</w:t>
            </w:r>
          </w:p>
        </w:tc>
        <w:tc>
          <w:tcPr>
            <w:tcW w:w="3969" w:type="dxa"/>
            <w:tcBorders>
              <w:top w:val="single" w:sz="8" w:space="0" w:color="0066CC"/>
              <w:left w:val="nil"/>
              <w:bottom w:val="single" w:sz="8" w:space="0" w:color="0066CC"/>
              <w:right w:val="nil"/>
            </w:tcBorders>
          </w:tcPr>
          <w:p w14:paraId="476299C8" w14:textId="77777777" w:rsidR="00AF568E" w:rsidRPr="0052425F" w:rsidRDefault="00AF568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Quartiernummer des Quartiers, für das für gemeinnützige Wohnungen Wohnfläche pro Person der Stadt verwendet wird</w:t>
            </w:r>
          </w:p>
        </w:tc>
        <w:tc>
          <w:tcPr>
            <w:tcW w:w="708" w:type="dxa"/>
            <w:tcBorders>
              <w:top w:val="single" w:sz="8" w:space="0" w:color="0066CC"/>
              <w:left w:val="nil"/>
              <w:bottom w:val="single" w:sz="8" w:space="0" w:color="0066CC"/>
              <w:right w:val="nil"/>
            </w:tcBorders>
          </w:tcPr>
          <w:p w14:paraId="2CB275E2" w14:textId="6333B9BB"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55612BFA" w14:textId="10C09438"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0BE0FD99" w14:textId="68427C05"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AF568E" w:rsidRPr="00575B76" w14:paraId="22EF243B"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DF0C89A" w14:textId="0D992CD3" w:rsidR="00AF568E" w:rsidRPr="0052425F" w:rsidRDefault="00AF568E"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rPr>
              <w:t>wf.stadt.gemeinnuetzig.quart.6</w:t>
            </w:r>
          </w:p>
        </w:tc>
        <w:tc>
          <w:tcPr>
            <w:tcW w:w="992" w:type="dxa"/>
            <w:tcBorders>
              <w:top w:val="single" w:sz="8" w:space="0" w:color="0066CC"/>
              <w:left w:val="nil"/>
              <w:bottom w:val="single" w:sz="8" w:space="0" w:color="0066CC"/>
              <w:right w:val="nil"/>
            </w:tcBorders>
          </w:tcPr>
          <w:p w14:paraId="494CAD50" w14:textId="77777777" w:rsidR="00AF568E" w:rsidRPr="0052425F" w:rsidRDefault="00AF568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Keine Einheit</w:t>
            </w:r>
          </w:p>
        </w:tc>
        <w:tc>
          <w:tcPr>
            <w:tcW w:w="3969" w:type="dxa"/>
            <w:tcBorders>
              <w:top w:val="single" w:sz="8" w:space="0" w:color="0066CC"/>
              <w:left w:val="nil"/>
              <w:bottom w:val="single" w:sz="8" w:space="0" w:color="0066CC"/>
              <w:right w:val="nil"/>
            </w:tcBorders>
          </w:tcPr>
          <w:p w14:paraId="1DA1A929" w14:textId="77777777" w:rsidR="00AF568E" w:rsidRPr="0052425F" w:rsidRDefault="00AF568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Quartiernummer des Quartiers, für das für gemeinnützige Wohnungen Wohnfläche pro Person der Stadt verwendet wird</w:t>
            </w:r>
          </w:p>
        </w:tc>
        <w:tc>
          <w:tcPr>
            <w:tcW w:w="708" w:type="dxa"/>
            <w:tcBorders>
              <w:top w:val="single" w:sz="8" w:space="0" w:color="0066CC"/>
              <w:left w:val="nil"/>
              <w:bottom w:val="single" w:sz="8" w:space="0" w:color="0066CC"/>
              <w:right w:val="nil"/>
            </w:tcBorders>
          </w:tcPr>
          <w:p w14:paraId="5DE34E3A" w14:textId="64A3D527"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743CFA15" w14:textId="2584989E"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6252F0DC" w14:textId="022746D5"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AF568E" w:rsidRPr="00575B76" w14:paraId="587F65ED"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4D5A75F" w14:textId="3921B7A2" w:rsidR="00AF568E" w:rsidRPr="0052425F" w:rsidRDefault="00AF568E"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rPr>
              <w:t>wf.stadt.gemeinnuetzig.quart.7</w:t>
            </w:r>
          </w:p>
        </w:tc>
        <w:tc>
          <w:tcPr>
            <w:tcW w:w="992" w:type="dxa"/>
            <w:tcBorders>
              <w:top w:val="single" w:sz="8" w:space="0" w:color="0066CC"/>
              <w:left w:val="nil"/>
              <w:bottom w:val="single" w:sz="8" w:space="0" w:color="0066CC"/>
              <w:right w:val="nil"/>
            </w:tcBorders>
          </w:tcPr>
          <w:p w14:paraId="4382ED1C" w14:textId="77777777" w:rsidR="00AF568E" w:rsidRPr="0052425F" w:rsidRDefault="00AF568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Keine Einheit</w:t>
            </w:r>
          </w:p>
        </w:tc>
        <w:tc>
          <w:tcPr>
            <w:tcW w:w="3969" w:type="dxa"/>
            <w:tcBorders>
              <w:top w:val="single" w:sz="8" w:space="0" w:color="0066CC"/>
              <w:left w:val="nil"/>
              <w:bottom w:val="single" w:sz="8" w:space="0" w:color="0066CC"/>
              <w:right w:val="nil"/>
            </w:tcBorders>
          </w:tcPr>
          <w:p w14:paraId="10CF1FEB" w14:textId="77777777" w:rsidR="00AF568E" w:rsidRPr="0052425F" w:rsidRDefault="00AF568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Quartiernummer des Quartiers, für das für gemeinnützige Wohnungen Wohnfläche pro Person der Stadt verwendet wird</w:t>
            </w:r>
          </w:p>
        </w:tc>
        <w:tc>
          <w:tcPr>
            <w:tcW w:w="708" w:type="dxa"/>
            <w:tcBorders>
              <w:top w:val="single" w:sz="8" w:space="0" w:color="0066CC"/>
              <w:left w:val="nil"/>
              <w:bottom w:val="single" w:sz="8" w:space="0" w:color="0066CC"/>
              <w:right w:val="nil"/>
            </w:tcBorders>
          </w:tcPr>
          <w:p w14:paraId="75083E8E" w14:textId="71F0A170"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5854B2AA" w14:textId="5CAE5BE2"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4456FEF2" w14:textId="0132CAF3"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AF568E" w:rsidRPr="00575B76" w14:paraId="6E4C0C02"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70BEF54" w14:textId="3FC1EB2C" w:rsidR="00AF568E" w:rsidRPr="0052425F" w:rsidRDefault="00AF568E"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rPr>
              <w:t>wf.stadt.gemeinnuetzig.quart.8</w:t>
            </w:r>
          </w:p>
        </w:tc>
        <w:tc>
          <w:tcPr>
            <w:tcW w:w="992" w:type="dxa"/>
            <w:tcBorders>
              <w:top w:val="single" w:sz="8" w:space="0" w:color="0066CC"/>
              <w:left w:val="nil"/>
              <w:bottom w:val="single" w:sz="8" w:space="0" w:color="0066CC"/>
              <w:right w:val="nil"/>
            </w:tcBorders>
          </w:tcPr>
          <w:p w14:paraId="3FE929BB" w14:textId="7BB8A104" w:rsidR="00AF568E" w:rsidRPr="0052425F" w:rsidRDefault="00AF568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Keine Einheit</w:t>
            </w:r>
          </w:p>
        </w:tc>
        <w:tc>
          <w:tcPr>
            <w:tcW w:w="3969" w:type="dxa"/>
            <w:tcBorders>
              <w:top w:val="single" w:sz="8" w:space="0" w:color="0066CC"/>
              <w:left w:val="nil"/>
              <w:bottom w:val="single" w:sz="8" w:space="0" w:color="0066CC"/>
              <w:right w:val="nil"/>
            </w:tcBorders>
          </w:tcPr>
          <w:p w14:paraId="6EF2B7F5" w14:textId="54B44518" w:rsidR="00AF568E" w:rsidRPr="0052425F" w:rsidRDefault="00AF568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Quartiernummer des Quartiers, für das für gemeinnützige Wohnungen Wohnfläche pro Person der Stadt verwendet wird</w:t>
            </w:r>
          </w:p>
        </w:tc>
        <w:tc>
          <w:tcPr>
            <w:tcW w:w="708" w:type="dxa"/>
            <w:tcBorders>
              <w:top w:val="single" w:sz="8" w:space="0" w:color="0066CC"/>
              <w:left w:val="nil"/>
              <w:bottom w:val="single" w:sz="8" w:space="0" w:color="0066CC"/>
              <w:right w:val="nil"/>
            </w:tcBorders>
          </w:tcPr>
          <w:p w14:paraId="708827B7" w14:textId="6DC31E0E"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32687F1C" w14:textId="2E9E74ED"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6DE110BD" w14:textId="087A345C"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6A5357" w:rsidRPr="00575B76" w14:paraId="741D9946"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FE1F83F" w14:textId="77777777" w:rsidR="006A5357" w:rsidRPr="0052425F" w:rsidRDefault="006A5357" w:rsidP="006522F8">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wf.grenze.prozent</w:t>
            </w:r>
            <w:proofErr w:type="spellEnd"/>
          </w:p>
        </w:tc>
        <w:tc>
          <w:tcPr>
            <w:tcW w:w="992" w:type="dxa"/>
            <w:tcBorders>
              <w:top w:val="single" w:sz="8" w:space="0" w:color="0066CC"/>
              <w:left w:val="nil"/>
              <w:bottom w:val="single" w:sz="8" w:space="0" w:color="0066CC"/>
              <w:right w:val="nil"/>
            </w:tcBorders>
          </w:tcPr>
          <w:p w14:paraId="3AFD5B75"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24AA77CA"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Änderung des Wohnflächenverbrauchs nicht mehr als Anzahl Prozent vom Basis-Mittelwert (z.B. +/- 20%; im Code ohnehin immer grösser-gleich Null)</w:t>
            </w:r>
          </w:p>
        </w:tc>
        <w:tc>
          <w:tcPr>
            <w:tcW w:w="708" w:type="dxa"/>
            <w:tcBorders>
              <w:top w:val="single" w:sz="8" w:space="0" w:color="0066CC"/>
              <w:left w:val="nil"/>
              <w:bottom w:val="single" w:sz="8" w:space="0" w:color="0066CC"/>
              <w:right w:val="nil"/>
            </w:tcBorders>
          </w:tcPr>
          <w:p w14:paraId="3AC24385"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49A51590"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5D3923C1"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r>
      <w:tr w:rsidR="006A5357" w:rsidRPr="00575B76" w14:paraId="4B56783F"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E8DFD6E" w14:textId="77777777" w:rsidR="006A5357" w:rsidRPr="0052425F" w:rsidRDefault="006A5357" w:rsidP="006522F8">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wf.anteil.trend</w:t>
            </w:r>
            <w:proofErr w:type="spellEnd"/>
          </w:p>
        </w:tc>
        <w:tc>
          <w:tcPr>
            <w:tcW w:w="992" w:type="dxa"/>
            <w:tcBorders>
              <w:top w:val="single" w:sz="8" w:space="0" w:color="0066CC"/>
              <w:left w:val="nil"/>
              <w:bottom w:val="single" w:sz="8" w:space="0" w:color="0066CC"/>
              <w:right w:val="nil"/>
            </w:tcBorders>
          </w:tcPr>
          <w:p w14:paraId="18402720"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7029B902"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Trend zusätzlich zum Mittel; 100% heisst, dass 100% der Differenz zwischen Trend und Mittel zum Mittel dazukommt (d.h. gleich Trend)</w:t>
            </w:r>
          </w:p>
        </w:tc>
        <w:tc>
          <w:tcPr>
            <w:tcW w:w="708" w:type="dxa"/>
            <w:tcBorders>
              <w:top w:val="single" w:sz="8" w:space="0" w:color="0066CC"/>
              <w:left w:val="nil"/>
              <w:bottom w:val="single" w:sz="8" w:space="0" w:color="0066CC"/>
              <w:right w:val="nil"/>
            </w:tcBorders>
          </w:tcPr>
          <w:p w14:paraId="0BAB7F63"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4D429D9B"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0FA51655"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r>
      <w:tr w:rsidR="00FF7709" w:rsidRPr="00575B76" w14:paraId="631A5093"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22C67A8" w14:textId="77777777" w:rsidR="00FF7709" w:rsidRPr="0052425F" w:rsidRDefault="00FF7709" w:rsidP="00543933">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wf.window.szen</w:t>
            </w:r>
            <w:proofErr w:type="spellEnd"/>
          </w:p>
        </w:tc>
        <w:tc>
          <w:tcPr>
            <w:tcW w:w="992" w:type="dxa"/>
            <w:tcBorders>
              <w:top w:val="single" w:sz="8" w:space="0" w:color="0066CC"/>
              <w:left w:val="nil"/>
              <w:bottom w:val="single" w:sz="8" w:space="0" w:color="0066CC"/>
              <w:right w:val="nil"/>
            </w:tcBorders>
          </w:tcPr>
          <w:p w14:paraId="1C916429" w14:textId="77777777" w:rsidR="00FF7709" w:rsidRPr="0052425F" w:rsidRDefault="00FF7709"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10BC415A" w14:textId="77777777" w:rsidR="00FF7709" w:rsidRPr="0052425F" w:rsidRDefault="00FF7709"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 xml:space="preserve">Für die </w:t>
            </w:r>
            <w:proofErr w:type="spellStart"/>
            <w:r w:rsidRPr="0052425F">
              <w:rPr>
                <w:rFonts w:ascii="Arial" w:hAnsi="Arial" w:cs="Arial"/>
                <w:color w:val="FF0000"/>
                <w:sz w:val="16"/>
                <w:szCs w:val="16"/>
              </w:rPr>
              <w:t>Szenarienjahre</w:t>
            </w:r>
            <w:proofErr w:type="spellEnd"/>
            <w:r w:rsidRPr="0052425F">
              <w:rPr>
                <w:rFonts w:ascii="Arial" w:hAnsi="Arial" w:cs="Arial"/>
                <w:color w:val="FF0000"/>
                <w:sz w:val="16"/>
                <w:szCs w:val="16"/>
              </w:rPr>
              <w:t>: Filter über Kalenderjahre; gesamte Filterfenster-Breite, d.h. eine ungerade Zahl wählen</w:t>
            </w:r>
          </w:p>
        </w:tc>
        <w:tc>
          <w:tcPr>
            <w:tcW w:w="708" w:type="dxa"/>
            <w:tcBorders>
              <w:top w:val="single" w:sz="8" w:space="0" w:color="0066CC"/>
              <w:left w:val="nil"/>
              <w:bottom w:val="single" w:sz="8" w:space="0" w:color="0066CC"/>
              <w:right w:val="nil"/>
            </w:tcBorders>
          </w:tcPr>
          <w:p w14:paraId="2123E5F9" w14:textId="77777777" w:rsidR="00FF7709" w:rsidRPr="0052425F" w:rsidRDefault="00FF770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w:t>
            </w:r>
          </w:p>
        </w:tc>
        <w:tc>
          <w:tcPr>
            <w:tcW w:w="709" w:type="dxa"/>
            <w:tcBorders>
              <w:top w:val="single" w:sz="8" w:space="0" w:color="0066CC"/>
              <w:left w:val="nil"/>
              <w:bottom w:val="single" w:sz="8" w:space="0" w:color="0066CC"/>
              <w:right w:val="nil"/>
            </w:tcBorders>
          </w:tcPr>
          <w:p w14:paraId="793A57D9" w14:textId="77777777" w:rsidR="00FF7709" w:rsidRPr="0052425F" w:rsidRDefault="00FF770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w:t>
            </w:r>
          </w:p>
        </w:tc>
        <w:tc>
          <w:tcPr>
            <w:tcW w:w="709" w:type="dxa"/>
            <w:tcBorders>
              <w:top w:val="single" w:sz="8" w:space="0" w:color="0066CC"/>
              <w:left w:val="nil"/>
              <w:bottom w:val="single" w:sz="8" w:space="0" w:color="0066CC"/>
              <w:right w:val="nil"/>
            </w:tcBorders>
          </w:tcPr>
          <w:p w14:paraId="4E490A3B" w14:textId="77777777" w:rsidR="00FF7709" w:rsidRPr="0052425F" w:rsidRDefault="00FF770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w:t>
            </w:r>
          </w:p>
        </w:tc>
      </w:tr>
      <w:tr w:rsidR="006A5357" w:rsidRPr="00575B76" w14:paraId="28AA79B9"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F4FD9A9" w14:textId="31871310" w:rsidR="006A5357" w:rsidRPr="0052425F" w:rsidRDefault="00FF7709" w:rsidP="006522F8">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wf.baseline.corr</w:t>
            </w:r>
            <w:proofErr w:type="spellEnd"/>
          </w:p>
        </w:tc>
        <w:tc>
          <w:tcPr>
            <w:tcW w:w="992" w:type="dxa"/>
            <w:tcBorders>
              <w:top w:val="single" w:sz="8" w:space="0" w:color="0066CC"/>
              <w:left w:val="nil"/>
              <w:bottom w:val="single" w:sz="8" w:space="0" w:color="0066CC"/>
              <w:right w:val="nil"/>
            </w:tcBorders>
          </w:tcPr>
          <w:p w14:paraId="455DFAE4" w14:textId="25F30982" w:rsidR="006A5357" w:rsidRPr="0052425F" w:rsidRDefault="002C6BC8"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Keine Einheit</w:t>
            </w:r>
          </w:p>
        </w:tc>
        <w:tc>
          <w:tcPr>
            <w:tcW w:w="3969" w:type="dxa"/>
            <w:tcBorders>
              <w:top w:val="single" w:sz="8" w:space="0" w:color="0066CC"/>
              <w:left w:val="nil"/>
              <w:bottom w:val="single" w:sz="8" w:space="0" w:color="0066CC"/>
              <w:right w:val="nil"/>
            </w:tcBorders>
          </w:tcPr>
          <w:p w14:paraId="416ED625" w14:textId="77C078A5" w:rsidR="006A5357" w:rsidRPr="0052425F" w:rsidRDefault="00FF7709" w:rsidP="00FF7709">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Schätzung des Achsenabschnitt der Trendfunktion aus letztem Basisjahr (</w:t>
            </w:r>
            <w:proofErr w:type="spellStart"/>
            <w:r w:rsidRPr="0052425F">
              <w:rPr>
                <w:rFonts w:ascii="Arial" w:hAnsi="Arial" w:cs="Arial"/>
                <w:color w:val="FF0000"/>
                <w:sz w:val="16"/>
                <w:szCs w:val="16"/>
              </w:rPr>
              <w:t>wf.baseline.corr</w:t>
            </w:r>
            <w:proofErr w:type="spellEnd"/>
            <w:r w:rsidRPr="0052425F">
              <w:rPr>
                <w:rFonts w:ascii="Arial" w:hAnsi="Arial" w:cs="Arial"/>
                <w:color w:val="FF0000"/>
                <w:sz w:val="16"/>
                <w:szCs w:val="16"/>
              </w:rPr>
              <w:t xml:space="preserve"> = 1) oder aus gewichtetem Mittel von Mittelwert und Achsenabschnitt der Regressionsfunktion (</w:t>
            </w:r>
            <w:proofErr w:type="spellStart"/>
            <w:r w:rsidRPr="0052425F">
              <w:rPr>
                <w:rFonts w:ascii="Arial" w:hAnsi="Arial" w:cs="Arial"/>
                <w:color w:val="FF0000"/>
                <w:sz w:val="16"/>
                <w:szCs w:val="16"/>
              </w:rPr>
              <w:t>wf.baseline.corr</w:t>
            </w:r>
            <w:proofErr w:type="spellEnd"/>
            <w:r w:rsidRPr="0052425F">
              <w:rPr>
                <w:rFonts w:ascii="Arial" w:hAnsi="Arial" w:cs="Arial"/>
                <w:color w:val="FF0000"/>
                <w:sz w:val="16"/>
                <w:szCs w:val="16"/>
              </w:rPr>
              <w:t xml:space="preserve"> = 0)</w:t>
            </w:r>
          </w:p>
        </w:tc>
        <w:tc>
          <w:tcPr>
            <w:tcW w:w="708" w:type="dxa"/>
            <w:tcBorders>
              <w:top w:val="single" w:sz="8" w:space="0" w:color="0066CC"/>
              <w:left w:val="nil"/>
              <w:bottom w:val="single" w:sz="8" w:space="0" w:color="0066CC"/>
              <w:right w:val="nil"/>
            </w:tcBorders>
          </w:tcPr>
          <w:p w14:paraId="541A10B3" w14:textId="2DE14987" w:rsidR="006A5357" w:rsidRPr="0052425F" w:rsidRDefault="001147B5"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06FF72E8" w14:textId="36CE95FD" w:rsidR="006A5357" w:rsidRPr="0052425F" w:rsidRDefault="001147B5"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10E7D386" w14:textId="2E5CCB80" w:rsidR="006A5357" w:rsidRPr="0052425F" w:rsidRDefault="001147B5"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w:t>
            </w:r>
          </w:p>
        </w:tc>
      </w:tr>
    </w:tbl>
    <w:p w14:paraId="30B9727F" w14:textId="77777777" w:rsidR="00A47BAA" w:rsidRDefault="00A47BAA" w:rsidP="00E564D9"/>
    <w:p w14:paraId="556A371A" w14:textId="2F0C70F8" w:rsidR="006A5357" w:rsidRDefault="006A5357">
      <w:pPr>
        <w:spacing w:line="240" w:lineRule="auto"/>
        <w:ind w:left="0"/>
      </w:pPr>
      <w:r>
        <w:br w:type="page"/>
      </w:r>
    </w:p>
    <w:tbl>
      <w:tblPr>
        <w:tblStyle w:val="HelleListe-Akzent1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6A5357" w:rsidRPr="006A5357" w14:paraId="0E3457B4" w14:textId="77777777" w:rsidTr="006522F8">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37222EF8" w14:textId="77777777" w:rsidR="006A5357" w:rsidRPr="006A5357" w:rsidRDefault="006A5357" w:rsidP="006A5357">
            <w:pPr>
              <w:spacing w:before="40" w:after="40"/>
              <w:ind w:left="0"/>
              <w:rPr>
                <w:bCs w:val="0"/>
                <w:sz w:val="16"/>
                <w:szCs w:val="16"/>
              </w:rPr>
            </w:pPr>
            <w:r w:rsidRPr="006A5357">
              <w:rPr>
                <w:bCs w:val="0"/>
                <w:sz w:val="16"/>
                <w:szCs w:val="16"/>
              </w:rPr>
              <w:lastRenderedPageBreak/>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3570BAD5" w14:textId="77777777" w:rsidR="006A5357" w:rsidRPr="006A5357" w:rsidRDefault="006A5357" w:rsidP="006A5357">
            <w:pPr>
              <w:spacing w:before="40" w:after="40"/>
              <w:ind w:left="0"/>
              <w:cnfStyle w:val="100000000000" w:firstRow="1" w:lastRow="0" w:firstColumn="0" w:lastColumn="0" w:oddVBand="0" w:evenVBand="0" w:oddHBand="0" w:evenHBand="0" w:firstRowFirstColumn="0" w:firstRowLastColumn="0" w:lastRowFirstColumn="0" w:lastRowLastColumn="0"/>
              <w:rPr>
                <w:bCs w:val="0"/>
                <w:sz w:val="16"/>
                <w:szCs w:val="16"/>
              </w:rPr>
            </w:pPr>
            <w:r w:rsidRPr="006A5357">
              <w:rPr>
                <w:bCs w:val="0"/>
                <w:sz w:val="16"/>
                <w:szCs w:val="16"/>
              </w:rPr>
              <w:t>Einheit</w:t>
            </w:r>
          </w:p>
        </w:tc>
        <w:tc>
          <w:tcPr>
            <w:tcW w:w="3969" w:type="dxa"/>
            <w:vMerge w:val="restart"/>
            <w:tcBorders>
              <w:top w:val="single" w:sz="8" w:space="0" w:color="0066CC"/>
              <w:left w:val="nil"/>
              <w:bottom w:val="single" w:sz="8" w:space="0" w:color="0066CC"/>
              <w:right w:val="nil"/>
            </w:tcBorders>
            <w:shd w:val="clear" w:color="auto" w:fill="0066CC"/>
          </w:tcPr>
          <w:p w14:paraId="40BC55F2" w14:textId="77777777" w:rsidR="006A5357" w:rsidRPr="006A5357" w:rsidRDefault="006A5357" w:rsidP="006A5357">
            <w:pPr>
              <w:spacing w:before="40" w:after="40"/>
              <w:ind w:left="0"/>
              <w:cnfStyle w:val="100000000000" w:firstRow="1" w:lastRow="0" w:firstColumn="0" w:lastColumn="0" w:oddVBand="0" w:evenVBand="0" w:oddHBand="0" w:evenHBand="0" w:firstRowFirstColumn="0" w:firstRowLastColumn="0" w:lastRowFirstColumn="0" w:lastRowLastColumn="0"/>
              <w:rPr>
                <w:bCs w:val="0"/>
                <w:sz w:val="16"/>
                <w:szCs w:val="16"/>
              </w:rPr>
            </w:pPr>
            <w:r w:rsidRPr="006A5357">
              <w:rPr>
                <w:bCs w:val="0"/>
                <w:sz w:val="16"/>
                <w:szCs w:val="16"/>
              </w:rPr>
              <w:t>Beschreibung</w:t>
            </w:r>
          </w:p>
        </w:tc>
        <w:tc>
          <w:tcPr>
            <w:tcW w:w="2126" w:type="dxa"/>
            <w:gridSpan w:val="3"/>
            <w:tcBorders>
              <w:top w:val="single" w:sz="8" w:space="0" w:color="0066CC"/>
              <w:left w:val="nil"/>
              <w:bottom w:val="single" w:sz="8" w:space="0" w:color="0066CC"/>
              <w:right w:val="nil"/>
            </w:tcBorders>
            <w:shd w:val="clear" w:color="auto" w:fill="0066CC"/>
          </w:tcPr>
          <w:p w14:paraId="1439F338" w14:textId="77777777" w:rsidR="006A5357" w:rsidRPr="006A5357" w:rsidRDefault="006A5357" w:rsidP="006A5357">
            <w:pPr>
              <w:spacing w:before="40" w:after="40"/>
              <w:ind w:left="0"/>
              <w:jc w:val="center"/>
              <w:cnfStyle w:val="100000000000" w:firstRow="1" w:lastRow="0" w:firstColumn="0" w:lastColumn="0" w:oddVBand="0" w:evenVBand="0" w:oddHBand="0" w:evenHBand="0" w:firstRowFirstColumn="0" w:firstRowLastColumn="0" w:lastRowFirstColumn="0" w:lastRowLastColumn="0"/>
              <w:rPr>
                <w:bCs w:val="0"/>
                <w:sz w:val="16"/>
                <w:szCs w:val="16"/>
              </w:rPr>
            </w:pPr>
            <w:r w:rsidRPr="006A5357">
              <w:rPr>
                <w:bCs w:val="0"/>
                <w:sz w:val="16"/>
                <w:szCs w:val="16"/>
              </w:rPr>
              <w:t>Werte pro Szenario</w:t>
            </w:r>
          </w:p>
        </w:tc>
      </w:tr>
      <w:tr w:rsidR="006A5357" w:rsidRPr="006A5357" w14:paraId="5DAD96F0" w14:textId="77777777" w:rsidTr="006522F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09155C40" w14:textId="77777777" w:rsidR="006A5357" w:rsidRPr="006A5357" w:rsidRDefault="006A5357" w:rsidP="006A5357">
            <w:pPr>
              <w:spacing w:before="40" w:after="40"/>
              <w:ind w:left="0"/>
              <w:rPr>
                <w:bCs w:val="0"/>
                <w:sz w:val="16"/>
                <w:szCs w:val="16"/>
              </w:rPr>
            </w:pPr>
          </w:p>
        </w:tc>
        <w:tc>
          <w:tcPr>
            <w:tcW w:w="992" w:type="dxa"/>
            <w:vMerge/>
            <w:tcBorders>
              <w:top w:val="single" w:sz="8" w:space="0" w:color="0066CC"/>
              <w:left w:val="nil"/>
              <w:bottom w:val="single" w:sz="8" w:space="0" w:color="0066CC"/>
              <w:right w:val="nil"/>
            </w:tcBorders>
            <w:shd w:val="clear" w:color="auto" w:fill="0066CC"/>
          </w:tcPr>
          <w:p w14:paraId="1380BE26" w14:textId="77777777" w:rsidR="006A5357" w:rsidRPr="006A5357" w:rsidRDefault="006A5357" w:rsidP="006A5357">
            <w:pPr>
              <w:spacing w:before="40" w:after="40"/>
              <w:ind w:left="0"/>
              <w:cnfStyle w:val="000000100000" w:firstRow="0" w:lastRow="0" w:firstColumn="0" w:lastColumn="0" w:oddVBand="0" w:evenVBand="0" w:oddHBand="1" w:evenHBand="0" w:firstRowFirstColumn="0" w:firstRowLastColumn="0" w:lastRowFirstColumn="0" w:lastRowLastColumn="0"/>
              <w:rPr>
                <w:bCs/>
                <w:sz w:val="16"/>
                <w:szCs w:val="16"/>
              </w:rPr>
            </w:pPr>
          </w:p>
        </w:tc>
        <w:tc>
          <w:tcPr>
            <w:tcW w:w="3969" w:type="dxa"/>
            <w:vMerge/>
            <w:tcBorders>
              <w:top w:val="single" w:sz="8" w:space="0" w:color="0066CC"/>
              <w:left w:val="nil"/>
              <w:bottom w:val="single" w:sz="8" w:space="0" w:color="0066CC"/>
              <w:right w:val="nil"/>
            </w:tcBorders>
            <w:shd w:val="clear" w:color="auto" w:fill="0066CC"/>
          </w:tcPr>
          <w:p w14:paraId="4D0B6270" w14:textId="77777777" w:rsidR="006A5357" w:rsidRPr="006A5357" w:rsidRDefault="006A5357" w:rsidP="006A5357">
            <w:pPr>
              <w:spacing w:before="40" w:after="40"/>
              <w:ind w:left="0"/>
              <w:cnfStyle w:val="000000100000" w:firstRow="0" w:lastRow="0" w:firstColumn="0" w:lastColumn="0" w:oddVBand="0" w:evenVBand="0" w:oddHBand="1" w:evenHBand="0" w:firstRowFirstColumn="0" w:firstRowLastColumn="0" w:lastRowFirstColumn="0" w:lastRowLastColumn="0"/>
              <w:rPr>
                <w:bCs/>
                <w:sz w:val="16"/>
                <w:szCs w:val="16"/>
              </w:rPr>
            </w:pPr>
          </w:p>
        </w:tc>
        <w:tc>
          <w:tcPr>
            <w:tcW w:w="708" w:type="dxa"/>
            <w:tcBorders>
              <w:top w:val="single" w:sz="8" w:space="0" w:color="0066CC"/>
              <w:left w:val="nil"/>
              <w:bottom w:val="single" w:sz="8" w:space="0" w:color="0066CC"/>
              <w:right w:val="nil"/>
            </w:tcBorders>
            <w:shd w:val="clear" w:color="auto" w:fill="0066CC"/>
          </w:tcPr>
          <w:p w14:paraId="48CC4A17" w14:textId="77777777" w:rsidR="006A5357" w:rsidRPr="006A5357" w:rsidRDefault="006A5357" w:rsidP="006A5357">
            <w:pPr>
              <w:spacing w:before="40" w:after="40"/>
              <w:ind w:left="0"/>
              <w:jc w:val="right"/>
              <w:cnfStyle w:val="000000100000" w:firstRow="0" w:lastRow="0" w:firstColumn="0" w:lastColumn="0" w:oddVBand="0" w:evenVBand="0" w:oddHBand="1" w:evenHBand="0" w:firstRowFirstColumn="0" w:firstRowLastColumn="0" w:lastRowFirstColumn="0" w:lastRowLastColumn="0"/>
              <w:rPr>
                <w:b/>
                <w:color w:val="FFFFFF" w:themeColor="background1"/>
                <w:sz w:val="16"/>
                <w:szCs w:val="16"/>
              </w:rPr>
            </w:pPr>
            <w:r w:rsidRPr="006A5357">
              <w:rPr>
                <w:b/>
                <w:bCs/>
                <w:color w:val="FFFFFF" w:themeColor="background1"/>
                <w:sz w:val="16"/>
                <w:szCs w:val="16"/>
              </w:rPr>
              <w:t>unten</w:t>
            </w:r>
          </w:p>
        </w:tc>
        <w:tc>
          <w:tcPr>
            <w:tcW w:w="709" w:type="dxa"/>
            <w:tcBorders>
              <w:top w:val="single" w:sz="8" w:space="0" w:color="0066CC"/>
              <w:left w:val="nil"/>
              <w:bottom w:val="single" w:sz="8" w:space="0" w:color="0066CC"/>
              <w:right w:val="nil"/>
            </w:tcBorders>
            <w:shd w:val="clear" w:color="auto" w:fill="0066CC"/>
          </w:tcPr>
          <w:p w14:paraId="6043214E" w14:textId="77777777" w:rsidR="006A5357" w:rsidRPr="006A5357" w:rsidRDefault="006A5357" w:rsidP="006A5357">
            <w:pPr>
              <w:spacing w:before="40" w:after="40"/>
              <w:ind w:left="0"/>
              <w:jc w:val="right"/>
              <w:cnfStyle w:val="000000100000" w:firstRow="0" w:lastRow="0" w:firstColumn="0" w:lastColumn="0" w:oddVBand="0" w:evenVBand="0" w:oddHBand="1" w:evenHBand="0" w:firstRowFirstColumn="0" w:firstRowLastColumn="0" w:lastRowFirstColumn="0" w:lastRowLastColumn="0"/>
              <w:rPr>
                <w:b/>
                <w:color w:val="FFFFFF" w:themeColor="background1"/>
                <w:sz w:val="16"/>
                <w:szCs w:val="16"/>
              </w:rPr>
            </w:pPr>
            <w:proofErr w:type="spellStart"/>
            <w:r w:rsidRPr="006A5357">
              <w:rPr>
                <w:b/>
                <w:bCs/>
                <w:color w:val="FFFFFF" w:themeColor="background1"/>
                <w:sz w:val="16"/>
                <w:szCs w:val="16"/>
              </w:rPr>
              <w:t>mitte</w:t>
            </w:r>
            <w:proofErr w:type="spellEnd"/>
          </w:p>
        </w:tc>
        <w:tc>
          <w:tcPr>
            <w:tcW w:w="709" w:type="dxa"/>
            <w:tcBorders>
              <w:top w:val="single" w:sz="8" w:space="0" w:color="0066CC"/>
              <w:left w:val="nil"/>
              <w:bottom w:val="single" w:sz="8" w:space="0" w:color="0066CC"/>
              <w:right w:val="nil"/>
            </w:tcBorders>
            <w:shd w:val="clear" w:color="auto" w:fill="0066CC"/>
          </w:tcPr>
          <w:p w14:paraId="0A619C15" w14:textId="77777777" w:rsidR="006A5357" w:rsidRPr="006A5357" w:rsidRDefault="006A5357" w:rsidP="006A5357">
            <w:pPr>
              <w:spacing w:before="40" w:after="40"/>
              <w:ind w:left="0"/>
              <w:jc w:val="right"/>
              <w:cnfStyle w:val="000000100000" w:firstRow="0" w:lastRow="0" w:firstColumn="0" w:lastColumn="0" w:oddVBand="0" w:evenVBand="0" w:oddHBand="1" w:evenHBand="0" w:firstRowFirstColumn="0" w:firstRowLastColumn="0" w:lastRowFirstColumn="0" w:lastRowLastColumn="0"/>
              <w:rPr>
                <w:b/>
                <w:bCs/>
                <w:color w:val="FFFFFF" w:themeColor="background1"/>
                <w:sz w:val="16"/>
                <w:szCs w:val="16"/>
              </w:rPr>
            </w:pPr>
            <w:r w:rsidRPr="006A5357">
              <w:rPr>
                <w:b/>
                <w:bCs/>
                <w:color w:val="FFFFFF" w:themeColor="background1"/>
                <w:sz w:val="16"/>
                <w:szCs w:val="16"/>
              </w:rPr>
              <w:t>oben</w:t>
            </w:r>
          </w:p>
        </w:tc>
      </w:tr>
      <w:tr w:rsidR="00782F9C" w:rsidRPr="006A5357" w14:paraId="1714088E"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CCC8D6E" w14:textId="77777777" w:rsidR="00782F9C" w:rsidRPr="004377D1" w:rsidRDefault="00782F9C" w:rsidP="00543933">
            <w:pPr>
              <w:spacing w:before="40" w:after="40"/>
              <w:ind w:left="0"/>
              <w:rPr>
                <w:b w:val="0"/>
                <w:bCs w:val="0"/>
                <w:color w:val="FF0000"/>
                <w:sz w:val="16"/>
                <w:szCs w:val="16"/>
              </w:rPr>
            </w:pPr>
            <w:proofErr w:type="spellStart"/>
            <w:r w:rsidRPr="004377D1">
              <w:rPr>
                <w:b w:val="0"/>
                <w:bCs w:val="0"/>
                <w:color w:val="FF0000"/>
                <w:sz w:val="16"/>
                <w:szCs w:val="16"/>
                <w:lang w:eastAsia="de-CH"/>
              </w:rPr>
              <w:t>bq.anzwohn</w:t>
            </w:r>
            <w:proofErr w:type="spellEnd"/>
          </w:p>
        </w:tc>
        <w:tc>
          <w:tcPr>
            <w:tcW w:w="992" w:type="dxa"/>
            <w:tcBorders>
              <w:top w:val="single" w:sz="8" w:space="0" w:color="0066CC"/>
              <w:left w:val="nil"/>
              <w:bottom w:val="single" w:sz="8" w:space="0" w:color="0066CC"/>
              <w:right w:val="nil"/>
            </w:tcBorders>
          </w:tcPr>
          <w:p w14:paraId="2E5A9FCF" w14:textId="77777777" w:rsidR="00782F9C" w:rsidRPr="004377D1" w:rsidRDefault="00782F9C" w:rsidP="00543933">
            <w:pPr>
              <w:spacing w:before="40" w:after="40"/>
              <w:ind w:left="0"/>
              <w:cnfStyle w:val="000000000000" w:firstRow="0" w:lastRow="0" w:firstColumn="0" w:lastColumn="0" w:oddVBand="0" w:evenVBand="0" w:oddHBand="0" w:evenHBand="0" w:firstRowFirstColumn="0" w:firstRowLastColumn="0" w:lastRowFirstColumn="0" w:lastRowLastColumn="0"/>
              <w:rPr>
                <w:bCs/>
                <w:color w:val="FF0000"/>
                <w:sz w:val="16"/>
                <w:szCs w:val="16"/>
              </w:rPr>
            </w:pPr>
            <w:r w:rsidRPr="004377D1">
              <w:rPr>
                <w:bCs/>
                <w:color w:val="FF0000"/>
                <w:sz w:val="16"/>
                <w:szCs w:val="16"/>
                <w:lang w:eastAsia="de-CH"/>
              </w:rPr>
              <w:t>Wohnung</w:t>
            </w:r>
          </w:p>
        </w:tc>
        <w:tc>
          <w:tcPr>
            <w:tcW w:w="3969" w:type="dxa"/>
            <w:tcBorders>
              <w:top w:val="single" w:sz="8" w:space="0" w:color="0066CC"/>
              <w:left w:val="nil"/>
              <w:bottom w:val="single" w:sz="8" w:space="0" w:color="0066CC"/>
              <w:right w:val="nil"/>
            </w:tcBorders>
          </w:tcPr>
          <w:p w14:paraId="65B1A2C9" w14:textId="77777777" w:rsidR="00782F9C" w:rsidRPr="004377D1" w:rsidRDefault="00782F9C" w:rsidP="00543933">
            <w:pPr>
              <w:spacing w:before="40" w:after="40"/>
              <w:ind w:left="0"/>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Anzahl Wohnungen pro Quartier und Eigentumsart; falls weniger Wohnungen: Daten der gesamten Stadt (pro Eigentümerart) verwendet</w:t>
            </w:r>
          </w:p>
        </w:tc>
        <w:tc>
          <w:tcPr>
            <w:tcW w:w="708" w:type="dxa"/>
            <w:tcBorders>
              <w:top w:val="single" w:sz="8" w:space="0" w:color="0066CC"/>
              <w:left w:val="nil"/>
              <w:bottom w:val="single" w:sz="8" w:space="0" w:color="0066CC"/>
              <w:right w:val="nil"/>
            </w:tcBorders>
          </w:tcPr>
          <w:p w14:paraId="6ABEEA02"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500</w:t>
            </w:r>
          </w:p>
        </w:tc>
        <w:tc>
          <w:tcPr>
            <w:tcW w:w="709" w:type="dxa"/>
            <w:tcBorders>
              <w:top w:val="single" w:sz="8" w:space="0" w:color="0066CC"/>
              <w:left w:val="nil"/>
              <w:bottom w:val="single" w:sz="8" w:space="0" w:color="0066CC"/>
              <w:right w:val="nil"/>
            </w:tcBorders>
          </w:tcPr>
          <w:p w14:paraId="39244BA2"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500</w:t>
            </w:r>
          </w:p>
        </w:tc>
        <w:tc>
          <w:tcPr>
            <w:tcW w:w="709" w:type="dxa"/>
            <w:tcBorders>
              <w:top w:val="single" w:sz="8" w:space="0" w:color="0066CC"/>
              <w:left w:val="nil"/>
              <w:bottom w:val="single" w:sz="8" w:space="0" w:color="0066CC"/>
              <w:right w:val="nil"/>
            </w:tcBorders>
          </w:tcPr>
          <w:p w14:paraId="407657D3"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500</w:t>
            </w:r>
          </w:p>
        </w:tc>
      </w:tr>
      <w:tr w:rsidR="00782F9C" w:rsidRPr="006A5357" w14:paraId="44D11E23"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521D88F" w14:textId="20774583" w:rsidR="00782F9C" w:rsidRPr="004377D1" w:rsidRDefault="00782F9C" w:rsidP="00543933">
            <w:pPr>
              <w:spacing w:before="40" w:after="40"/>
              <w:ind w:left="0"/>
              <w:rPr>
                <w:b w:val="0"/>
                <w:bCs w:val="0"/>
                <w:color w:val="FF0000"/>
                <w:sz w:val="16"/>
                <w:szCs w:val="16"/>
              </w:rPr>
            </w:pPr>
            <w:r w:rsidRPr="004377D1">
              <w:rPr>
                <w:b w:val="0"/>
                <w:bCs w:val="0"/>
                <w:color w:val="FF0000"/>
                <w:sz w:val="16"/>
                <w:szCs w:val="16"/>
                <w:lang w:eastAsia="de-CH"/>
              </w:rPr>
              <w:t>bq.stadt.gemeinnuetzig.quart.1</w:t>
            </w:r>
          </w:p>
        </w:tc>
        <w:tc>
          <w:tcPr>
            <w:tcW w:w="992" w:type="dxa"/>
            <w:tcBorders>
              <w:top w:val="single" w:sz="8" w:space="0" w:color="0066CC"/>
              <w:left w:val="nil"/>
              <w:bottom w:val="single" w:sz="8" w:space="0" w:color="0066CC"/>
              <w:right w:val="nil"/>
            </w:tcBorders>
          </w:tcPr>
          <w:p w14:paraId="4E7DB213" w14:textId="5F6DB6CA" w:rsidR="00782F9C" w:rsidRPr="004377D1" w:rsidRDefault="00782F9C" w:rsidP="00543933">
            <w:pPr>
              <w:spacing w:before="40" w:after="40"/>
              <w:ind w:left="0"/>
              <w:cnfStyle w:val="000000100000" w:firstRow="0" w:lastRow="0" w:firstColumn="0" w:lastColumn="0" w:oddVBand="0" w:evenVBand="0" w:oddHBand="1" w:evenHBand="0" w:firstRowFirstColumn="0" w:firstRowLastColumn="0" w:lastRowFirstColumn="0" w:lastRowLastColumn="0"/>
              <w:rPr>
                <w:bCs/>
                <w:color w:val="FF0000"/>
                <w:sz w:val="16"/>
                <w:szCs w:val="16"/>
              </w:rPr>
            </w:pPr>
            <w:r w:rsidRPr="004377D1">
              <w:rPr>
                <w:bCs/>
                <w:color w:val="FF0000"/>
                <w:sz w:val="16"/>
                <w:szCs w:val="16"/>
                <w:lang w:eastAsia="de-CH"/>
              </w:rPr>
              <w:t>Keine Einheit</w:t>
            </w:r>
          </w:p>
        </w:tc>
        <w:tc>
          <w:tcPr>
            <w:tcW w:w="3969" w:type="dxa"/>
            <w:tcBorders>
              <w:top w:val="single" w:sz="8" w:space="0" w:color="0066CC"/>
              <w:left w:val="nil"/>
              <w:bottom w:val="single" w:sz="8" w:space="0" w:color="0066CC"/>
              <w:right w:val="nil"/>
            </w:tcBorders>
          </w:tcPr>
          <w:p w14:paraId="472571B9" w14:textId="66C2F218" w:rsidR="00782F9C" w:rsidRPr="004377D1" w:rsidRDefault="00782F9C" w:rsidP="00543933">
            <w:pPr>
              <w:spacing w:before="40" w:after="40"/>
              <w:ind w:left="0"/>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Quartiernummer des Quartiers, für das für gemeinnützige Wohnungen Belegungsquote der Stadt verwendet wird</w:t>
            </w:r>
          </w:p>
        </w:tc>
        <w:tc>
          <w:tcPr>
            <w:tcW w:w="708" w:type="dxa"/>
            <w:tcBorders>
              <w:top w:val="single" w:sz="8" w:space="0" w:color="0066CC"/>
              <w:left w:val="nil"/>
              <w:bottom w:val="single" w:sz="8" w:space="0" w:color="0066CC"/>
              <w:right w:val="nil"/>
            </w:tcBorders>
          </w:tcPr>
          <w:p w14:paraId="0288927D" w14:textId="0BC4106E"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71</w:t>
            </w:r>
          </w:p>
        </w:tc>
        <w:tc>
          <w:tcPr>
            <w:tcW w:w="709" w:type="dxa"/>
            <w:tcBorders>
              <w:top w:val="single" w:sz="8" w:space="0" w:color="0066CC"/>
              <w:left w:val="nil"/>
              <w:bottom w:val="single" w:sz="8" w:space="0" w:color="0066CC"/>
              <w:right w:val="nil"/>
            </w:tcBorders>
          </w:tcPr>
          <w:p w14:paraId="4C687570" w14:textId="56098AE8"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71</w:t>
            </w:r>
          </w:p>
        </w:tc>
        <w:tc>
          <w:tcPr>
            <w:tcW w:w="709" w:type="dxa"/>
            <w:tcBorders>
              <w:top w:val="single" w:sz="8" w:space="0" w:color="0066CC"/>
              <w:left w:val="nil"/>
              <w:bottom w:val="single" w:sz="8" w:space="0" w:color="0066CC"/>
              <w:right w:val="nil"/>
            </w:tcBorders>
          </w:tcPr>
          <w:p w14:paraId="5E6E3416" w14:textId="474A67D2"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71</w:t>
            </w:r>
          </w:p>
        </w:tc>
      </w:tr>
      <w:tr w:rsidR="00782F9C" w:rsidRPr="006A5357" w14:paraId="1D0EC068"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A79A035" w14:textId="77777777" w:rsidR="00782F9C" w:rsidRPr="004377D1" w:rsidRDefault="00782F9C" w:rsidP="00543933">
            <w:pPr>
              <w:spacing w:before="40" w:after="40"/>
              <w:ind w:left="0"/>
              <w:rPr>
                <w:b w:val="0"/>
                <w:bCs w:val="0"/>
                <w:color w:val="FF0000"/>
                <w:sz w:val="16"/>
                <w:szCs w:val="16"/>
              </w:rPr>
            </w:pPr>
            <w:r w:rsidRPr="004377D1">
              <w:rPr>
                <w:b w:val="0"/>
                <w:bCs w:val="0"/>
                <w:color w:val="FF0000"/>
                <w:sz w:val="16"/>
                <w:szCs w:val="16"/>
                <w:lang w:eastAsia="de-CH"/>
              </w:rPr>
              <w:t>bq.stadt.gemeinnuetzig.quart.2</w:t>
            </w:r>
          </w:p>
        </w:tc>
        <w:tc>
          <w:tcPr>
            <w:tcW w:w="992" w:type="dxa"/>
            <w:tcBorders>
              <w:top w:val="single" w:sz="8" w:space="0" w:color="0066CC"/>
              <w:left w:val="nil"/>
              <w:bottom w:val="single" w:sz="8" w:space="0" w:color="0066CC"/>
              <w:right w:val="nil"/>
            </w:tcBorders>
          </w:tcPr>
          <w:p w14:paraId="1703DD3C" w14:textId="77777777" w:rsidR="00782F9C" w:rsidRPr="004377D1" w:rsidRDefault="00782F9C" w:rsidP="00543933">
            <w:pPr>
              <w:spacing w:before="40" w:after="40"/>
              <w:ind w:left="0"/>
              <w:cnfStyle w:val="000000000000" w:firstRow="0" w:lastRow="0" w:firstColumn="0" w:lastColumn="0" w:oddVBand="0" w:evenVBand="0" w:oddHBand="0" w:evenHBand="0" w:firstRowFirstColumn="0" w:firstRowLastColumn="0" w:lastRowFirstColumn="0" w:lastRowLastColumn="0"/>
              <w:rPr>
                <w:bCs/>
                <w:color w:val="FF0000"/>
                <w:sz w:val="16"/>
                <w:szCs w:val="16"/>
              </w:rPr>
            </w:pPr>
            <w:r w:rsidRPr="004377D1">
              <w:rPr>
                <w:bCs/>
                <w:color w:val="FF0000"/>
                <w:sz w:val="16"/>
                <w:szCs w:val="16"/>
                <w:lang w:eastAsia="de-CH"/>
              </w:rPr>
              <w:t>Wohnung</w:t>
            </w:r>
          </w:p>
        </w:tc>
        <w:tc>
          <w:tcPr>
            <w:tcW w:w="3969" w:type="dxa"/>
            <w:tcBorders>
              <w:top w:val="single" w:sz="8" w:space="0" w:color="0066CC"/>
              <w:left w:val="nil"/>
              <w:bottom w:val="single" w:sz="8" w:space="0" w:color="0066CC"/>
              <w:right w:val="nil"/>
            </w:tcBorders>
          </w:tcPr>
          <w:p w14:paraId="0A4B0152" w14:textId="77777777" w:rsidR="00782F9C" w:rsidRPr="004377D1" w:rsidRDefault="00782F9C" w:rsidP="00543933">
            <w:pPr>
              <w:spacing w:before="40" w:after="40"/>
              <w:ind w:left="0"/>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Quartiernummer des Quartiers, für das für gemeinnützige Wohnungen Belegungsquote der Stadt verwendet wird</w:t>
            </w:r>
          </w:p>
        </w:tc>
        <w:tc>
          <w:tcPr>
            <w:tcW w:w="708" w:type="dxa"/>
            <w:tcBorders>
              <w:top w:val="single" w:sz="8" w:space="0" w:color="0066CC"/>
              <w:left w:val="nil"/>
              <w:bottom w:val="single" w:sz="8" w:space="0" w:color="0066CC"/>
              <w:right w:val="nil"/>
            </w:tcBorders>
          </w:tcPr>
          <w:p w14:paraId="7A7E54F1"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5B8D9D8E"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62E2421A"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r>
      <w:tr w:rsidR="00782F9C" w:rsidRPr="006A5357" w14:paraId="4ADDE789"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66B5E5B" w14:textId="1FDC4A33" w:rsidR="00782F9C" w:rsidRPr="004377D1" w:rsidRDefault="00782F9C" w:rsidP="00543933">
            <w:pPr>
              <w:spacing w:before="40" w:after="40"/>
              <w:ind w:left="0"/>
              <w:rPr>
                <w:b w:val="0"/>
                <w:bCs w:val="0"/>
                <w:color w:val="FF0000"/>
                <w:sz w:val="16"/>
                <w:szCs w:val="16"/>
              </w:rPr>
            </w:pPr>
            <w:r w:rsidRPr="004377D1">
              <w:rPr>
                <w:b w:val="0"/>
                <w:bCs w:val="0"/>
                <w:color w:val="FF0000"/>
                <w:sz w:val="16"/>
                <w:szCs w:val="16"/>
                <w:lang w:eastAsia="de-CH"/>
              </w:rPr>
              <w:t>bq.stadt.gemeinnuetzig.quart.3</w:t>
            </w:r>
          </w:p>
        </w:tc>
        <w:tc>
          <w:tcPr>
            <w:tcW w:w="992" w:type="dxa"/>
            <w:tcBorders>
              <w:top w:val="single" w:sz="8" w:space="0" w:color="0066CC"/>
              <w:left w:val="nil"/>
              <w:bottom w:val="single" w:sz="8" w:space="0" w:color="0066CC"/>
              <w:right w:val="nil"/>
            </w:tcBorders>
          </w:tcPr>
          <w:p w14:paraId="300F7CD6" w14:textId="77777777" w:rsidR="00782F9C" w:rsidRPr="004377D1" w:rsidRDefault="00782F9C" w:rsidP="00543933">
            <w:pPr>
              <w:spacing w:before="40" w:after="40"/>
              <w:ind w:left="0"/>
              <w:cnfStyle w:val="000000100000" w:firstRow="0" w:lastRow="0" w:firstColumn="0" w:lastColumn="0" w:oddVBand="0" w:evenVBand="0" w:oddHBand="1" w:evenHBand="0" w:firstRowFirstColumn="0" w:firstRowLastColumn="0" w:lastRowFirstColumn="0" w:lastRowLastColumn="0"/>
              <w:rPr>
                <w:bCs/>
                <w:color w:val="FF0000"/>
                <w:sz w:val="16"/>
                <w:szCs w:val="16"/>
              </w:rPr>
            </w:pPr>
            <w:r w:rsidRPr="004377D1">
              <w:rPr>
                <w:bCs/>
                <w:color w:val="FF0000"/>
                <w:sz w:val="16"/>
                <w:szCs w:val="16"/>
                <w:lang w:eastAsia="de-CH"/>
              </w:rPr>
              <w:t>Wohnung</w:t>
            </w:r>
          </w:p>
        </w:tc>
        <w:tc>
          <w:tcPr>
            <w:tcW w:w="3969" w:type="dxa"/>
            <w:tcBorders>
              <w:top w:val="single" w:sz="8" w:space="0" w:color="0066CC"/>
              <w:left w:val="nil"/>
              <w:bottom w:val="single" w:sz="8" w:space="0" w:color="0066CC"/>
              <w:right w:val="nil"/>
            </w:tcBorders>
          </w:tcPr>
          <w:p w14:paraId="5D34E4EC" w14:textId="77777777" w:rsidR="00782F9C" w:rsidRPr="004377D1" w:rsidRDefault="00782F9C" w:rsidP="00543933">
            <w:pPr>
              <w:spacing w:before="40" w:after="40"/>
              <w:ind w:left="0"/>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Quartiernummer des Quartiers, für das für gemeinnützige Wohnungen Belegungsquote der Stadt verwendet wird</w:t>
            </w:r>
          </w:p>
        </w:tc>
        <w:tc>
          <w:tcPr>
            <w:tcW w:w="708" w:type="dxa"/>
            <w:tcBorders>
              <w:top w:val="single" w:sz="8" w:space="0" w:color="0066CC"/>
              <w:left w:val="nil"/>
              <w:bottom w:val="single" w:sz="8" w:space="0" w:color="0066CC"/>
              <w:right w:val="nil"/>
            </w:tcBorders>
          </w:tcPr>
          <w:p w14:paraId="513F2101" w14:textId="77777777"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7DE1F315" w14:textId="77777777"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60377705" w14:textId="77777777"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NA</w:t>
            </w:r>
          </w:p>
        </w:tc>
      </w:tr>
      <w:tr w:rsidR="00782F9C" w:rsidRPr="006A5357" w14:paraId="06FF3EBF"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58D6B28" w14:textId="5737DB14" w:rsidR="00782F9C" w:rsidRPr="004377D1" w:rsidRDefault="00782F9C" w:rsidP="00543933">
            <w:pPr>
              <w:spacing w:before="40" w:after="40"/>
              <w:ind w:left="0"/>
              <w:rPr>
                <w:b w:val="0"/>
                <w:bCs w:val="0"/>
                <w:color w:val="FF0000"/>
                <w:sz w:val="16"/>
                <w:szCs w:val="16"/>
              </w:rPr>
            </w:pPr>
            <w:r w:rsidRPr="004377D1">
              <w:rPr>
                <w:b w:val="0"/>
                <w:bCs w:val="0"/>
                <w:color w:val="FF0000"/>
                <w:sz w:val="16"/>
                <w:szCs w:val="16"/>
                <w:lang w:eastAsia="de-CH"/>
              </w:rPr>
              <w:t>bq.stadt.gemeinnuetzig.quart.4</w:t>
            </w:r>
          </w:p>
        </w:tc>
        <w:tc>
          <w:tcPr>
            <w:tcW w:w="992" w:type="dxa"/>
            <w:tcBorders>
              <w:top w:val="single" w:sz="8" w:space="0" w:color="0066CC"/>
              <w:left w:val="nil"/>
              <w:bottom w:val="single" w:sz="8" w:space="0" w:color="0066CC"/>
              <w:right w:val="nil"/>
            </w:tcBorders>
          </w:tcPr>
          <w:p w14:paraId="2D54BABE" w14:textId="77777777" w:rsidR="00782F9C" w:rsidRPr="004377D1" w:rsidRDefault="00782F9C" w:rsidP="00543933">
            <w:pPr>
              <w:spacing w:before="40" w:after="40"/>
              <w:ind w:left="0"/>
              <w:cnfStyle w:val="000000000000" w:firstRow="0" w:lastRow="0" w:firstColumn="0" w:lastColumn="0" w:oddVBand="0" w:evenVBand="0" w:oddHBand="0" w:evenHBand="0" w:firstRowFirstColumn="0" w:firstRowLastColumn="0" w:lastRowFirstColumn="0" w:lastRowLastColumn="0"/>
              <w:rPr>
                <w:bCs/>
                <w:color w:val="FF0000"/>
                <w:sz w:val="16"/>
                <w:szCs w:val="16"/>
              </w:rPr>
            </w:pPr>
            <w:r w:rsidRPr="004377D1">
              <w:rPr>
                <w:bCs/>
                <w:color w:val="FF0000"/>
                <w:sz w:val="16"/>
                <w:szCs w:val="16"/>
                <w:lang w:eastAsia="de-CH"/>
              </w:rPr>
              <w:t>Wohnung</w:t>
            </w:r>
          </w:p>
        </w:tc>
        <w:tc>
          <w:tcPr>
            <w:tcW w:w="3969" w:type="dxa"/>
            <w:tcBorders>
              <w:top w:val="single" w:sz="8" w:space="0" w:color="0066CC"/>
              <w:left w:val="nil"/>
              <w:bottom w:val="single" w:sz="8" w:space="0" w:color="0066CC"/>
              <w:right w:val="nil"/>
            </w:tcBorders>
          </w:tcPr>
          <w:p w14:paraId="268CE35E" w14:textId="77777777" w:rsidR="00782F9C" w:rsidRPr="004377D1" w:rsidRDefault="00782F9C" w:rsidP="00543933">
            <w:pPr>
              <w:spacing w:before="40" w:after="40"/>
              <w:ind w:left="0"/>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Quartiernummer des Quartiers, für das für gemeinnützige Wohnungen Belegungsquote der Stadt verwendet wird</w:t>
            </w:r>
          </w:p>
        </w:tc>
        <w:tc>
          <w:tcPr>
            <w:tcW w:w="708" w:type="dxa"/>
            <w:tcBorders>
              <w:top w:val="single" w:sz="8" w:space="0" w:color="0066CC"/>
              <w:left w:val="nil"/>
              <w:bottom w:val="single" w:sz="8" w:space="0" w:color="0066CC"/>
              <w:right w:val="nil"/>
            </w:tcBorders>
          </w:tcPr>
          <w:p w14:paraId="05FB468C"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13CE2195"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65EB17DC"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r>
      <w:tr w:rsidR="00782F9C" w:rsidRPr="006A5357" w14:paraId="1A8CA243"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F701934" w14:textId="72D9C220" w:rsidR="00782F9C" w:rsidRPr="004377D1" w:rsidRDefault="00782F9C" w:rsidP="00543933">
            <w:pPr>
              <w:spacing w:before="40" w:after="40"/>
              <w:ind w:left="0"/>
              <w:rPr>
                <w:b w:val="0"/>
                <w:bCs w:val="0"/>
                <w:color w:val="FF0000"/>
                <w:sz w:val="16"/>
                <w:szCs w:val="16"/>
              </w:rPr>
            </w:pPr>
            <w:r w:rsidRPr="004377D1">
              <w:rPr>
                <w:b w:val="0"/>
                <w:bCs w:val="0"/>
                <w:color w:val="FF0000"/>
                <w:sz w:val="16"/>
                <w:szCs w:val="16"/>
                <w:lang w:eastAsia="de-CH"/>
              </w:rPr>
              <w:t>bq.stadt.gemeinnuetzig.quart.5</w:t>
            </w:r>
          </w:p>
        </w:tc>
        <w:tc>
          <w:tcPr>
            <w:tcW w:w="992" w:type="dxa"/>
            <w:tcBorders>
              <w:top w:val="single" w:sz="8" w:space="0" w:color="0066CC"/>
              <w:left w:val="nil"/>
              <w:bottom w:val="single" w:sz="8" w:space="0" w:color="0066CC"/>
              <w:right w:val="nil"/>
            </w:tcBorders>
          </w:tcPr>
          <w:p w14:paraId="3A83D647" w14:textId="77777777" w:rsidR="00782F9C" w:rsidRPr="004377D1" w:rsidRDefault="00782F9C" w:rsidP="00543933">
            <w:pPr>
              <w:spacing w:before="40" w:after="40"/>
              <w:ind w:left="0"/>
              <w:cnfStyle w:val="000000100000" w:firstRow="0" w:lastRow="0" w:firstColumn="0" w:lastColumn="0" w:oddVBand="0" w:evenVBand="0" w:oddHBand="1" w:evenHBand="0" w:firstRowFirstColumn="0" w:firstRowLastColumn="0" w:lastRowFirstColumn="0" w:lastRowLastColumn="0"/>
              <w:rPr>
                <w:bCs/>
                <w:color w:val="FF0000"/>
                <w:sz w:val="16"/>
                <w:szCs w:val="16"/>
              </w:rPr>
            </w:pPr>
            <w:r w:rsidRPr="004377D1">
              <w:rPr>
                <w:bCs/>
                <w:color w:val="FF0000"/>
                <w:sz w:val="16"/>
                <w:szCs w:val="16"/>
                <w:lang w:eastAsia="de-CH"/>
              </w:rPr>
              <w:t>Wohnung</w:t>
            </w:r>
          </w:p>
        </w:tc>
        <w:tc>
          <w:tcPr>
            <w:tcW w:w="3969" w:type="dxa"/>
            <w:tcBorders>
              <w:top w:val="single" w:sz="8" w:space="0" w:color="0066CC"/>
              <w:left w:val="nil"/>
              <w:bottom w:val="single" w:sz="8" w:space="0" w:color="0066CC"/>
              <w:right w:val="nil"/>
            </w:tcBorders>
          </w:tcPr>
          <w:p w14:paraId="6EC03B54" w14:textId="77777777" w:rsidR="00782F9C" w:rsidRPr="004377D1" w:rsidRDefault="00782F9C" w:rsidP="00543933">
            <w:pPr>
              <w:spacing w:before="40" w:after="40"/>
              <w:ind w:left="0"/>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Quartiernummer des Quartiers, für das für gemeinnützige Wohnungen Belegungsquote der Stadt verwendet wird</w:t>
            </w:r>
          </w:p>
        </w:tc>
        <w:tc>
          <w:tcPr>
            <w:tcW w:w="708" w:type="dxa"/>
            <w:tcBorders>
              <w:top w:val="single" w:sz="8" w:space="0" w:color="0066CC"/>
              <w:left w:val="nil"/>
              <w:bottom w:val="single" w:sz="8" w:space="0" w:color="0066CC"/>
              <w:right w:val="nil"/>
            </w:tcBorders>
          </w:tcPr>
          <w:p w14:paraId="5FB1080A" w14:textId="77777777"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258E51A9" w14:textId="77777777"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5FDF74B1" w14:textId="77777777"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NA</w:t>
            </w:r>
          </w:p>
        </w:tc>
      </w:tr>
      <w:tr w:rsidR="00782F9C" w:rsidRPr="006A5357" w14:paraId="2FAA54FA"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002C789" w14:textId="6BD61DB2" w:rsidR="00782F9C" w:rsidRPr="004377D1" w:rsidRDefault="00782F9C" w:rsidP="00543933">
            <w:pPr>
              <w:spacing w:before="40" w:after="40"/>
              <w:ind w:left="0"/>
              <w:rPr>
                <w:b w:val="0"/>
                <w:bCs w:val="0"/>
                <w:color w:val="FF0000"/>
                <w:sz w:val="16"/>
                <w:szCs w:val="16"/>
              </w:rPr>
            </w:pPr>
            <w:r w:rsidRPr="004377D1">
              <w:rPr>
                <w:b w:val="0"/>
                <w:bCs w:val="0"/>
                <w:color w:val="FF0000"/>
                <w:sz w:val="16"/>
                <w:szCs w:val="16"/>
                <w:lang w:eastAsia="de-CH"/>
              </w:rPr>
              <w:t>bq.stadt.gemeinnuetzig.quart.6</w:t>
            </w:r>
          </w:p>
        </w:tc>
        <w:tc>
          <w:tcPr>
            <w:tcW w:w="992" w:type="dxa"/>
            <w:tcBorders>
              <w:top w:val="single" w:sz="8" w:space="0" w:color="0066CC"/>
              <w:left w:val="nil"/>
              <w:bottom w:val="single" w:sz="8" w:space="0" w:color="0066CC"/>
              <w:right w:val="nil"/>
            </w:tcBorders>
          </w:tcPr>
          <w:p w14:paraId="45AD9A8D" w14:textId="77777777" w:rsidR="00782F9C" w:rsidRPr="004377D1" w:rsidRDefault="00782F9C" w:rsidP="00543933">
            <w:pPr>
              <w:spacing w:before="40" w:after="40"/>
              <w:ind w:left="0"/>
              <w:cnfStyle w:val="000000000000" w:firstRow="0" w:lastRow="0" w:firstColumn="0" w:lastColumn="0" w:oddVBand="0" w:evenVBand="0" w:oddHBand="0" w:evenHBand="0" w:firstRowFirstColumn="0" w:firstRowLastColumn="0" w:lastRowFirstColumn="0" w:lastRowLastColumn="0"/>
              <w:rPr>
                <w:bCs/>
                <w:color w:val="FF0000"/>
                <w:sz w:val="16"/>
                <w:szCs w:val="16"/>
              </w:rPr>
            </w:pPr>
            <w:r w:rsidRPr="004377D1">
              <w:rPr>
                <w:bCs/>
                <w:color w:val="FF0000"/>
                <w:sz w:val="16"/>
                <w:szCs w:val="16"/>
                <w:lang w:eastAsia="de-CH"/>
              </w:rPr>
              <w:t>Wohnung</w:t>
            </w:r>
          </w:p>
        </w:tc>
        <w:tc>
          <w:tcPr>
            <w:tcW w:w="3969" w:type="dxa"/>
            <w:tcBorders>
              <w:top w:val="single" w:sz="8" w:space="0" w:color="0066CC"/>
              <w:left w:val="nil"/>
              <w:bottom w:val="single" w:sz="8" w:space="0" w:color="0066CC"/>
              <w:right w:val="nil"/>
            </w:tcBorders>
          </w:tcPr>
          <w:p w14:paraId="300EED83" w14:textId="77777777" w:rsidR="00782F9C" w:rsidRPr="004377D1" w:rsidRDefault="00782F9C" w:rsidP="00543933">
            <w:pPr>
              <w:spacing w:before="40" w:after="40"/>
              <w:ind w:left="0"/>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Quartiernummer des Quartiers, für das für gemeinnützige Wohnungen Belegungsquote der Stadt verwendet wird</w:t>
            </w:r>
          </w:p>
        </w:tc>
        <w:tc>
          <w:tcPr>
            <w:tcW w:w="708" w:type="dxa"/>
            <w:tcBorders>
              <w:top w:val="single" w:sz="8" w:space="0" w:color="0066CC"/>
              <w:left w:val="nil"/>
              <w:bottom w:val="single" w:sz="8" w:space="0" w:color="0066CC"/>
              <w:right w:val="nil"/>
            </w:tcBorders>
          </w:tcPr>
          <w:p w14:paraId="47BA8FB5"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5B27F9C7"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27A63E22"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r>
      <w:tr w:rsidR="00782F9C" w:rsidRPr="006A5357" w14:paraId="059AE88C"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3BD19EE" w14:textId="6253CAB0" w:rsidR="00782F9C" w:rsidRPr="004377D1" w:rsidRDefault="00782F9C" w:rsidP="00543933">
            <w:pPr>
              <w:spacing w:before="40" w:after="40"/>
              <w:ind w:left="0"/>
              <w:rPr>
                <w:b w:val="0"/>
                <w:bCs w:val="0"/>
                <w:color w:val="FF0000"/>
                <w:sz w:val="16"/>
                <w:szCs w:val="16"/>
              </w:rPr>
            </w:pPr>
            <w:r w:rsidRPr="004377D1">
              <w:rPr>
                <w:b w:val="0"/>
                <w:bCs w:val="0"/>
                <w:color w:val="FF0000"/>
                <w:sz w:val="16"/>
                <w:szCs w:val="16"/>
                <w:lang w:eastAsia="de-CH"/>
              </w:rPr>
              <w:t>bq.stadt.gemeinnuetzig.quart.7</w:t>
            </w:r>
          </w:p>
        </w:tc>
        <w:tc>
          <w:tcPr>
            <w:tcW w:w="992" w:type="dxa"/>
            <w:tcBorders>
              <w:top w:val="single" w:sz="8" w:space="0" w:color="0066CC"/>
              <w:left w:val="nil"/>
              <w:bottom w:val="single" w:sz="8" w:space="0" w:color="0066CC"/>
              <w:right w:val="nil"/>
            </w:tcBorders>
          </w:tcPr>
          <w:p w14:paraId="0898775C" w14:textId="77777777" w:rsidR="00782F9C" w:rsidRPr="004377D1" w:rsidRDefault="00782F9C" w:rsidP="00543933">
            <w:pPr>
              <w:spacing w:before="40" w:after="40"/>
              <w:ind w:left="0"/>
              <w:cnfStyle w:val="000000100000" w:firstRow="0" w:lastRow="0" w:firstColumn="0" w:lastColumn="0" w:oddVBand="0" w:evenVBand="0" w:oddHBand="1" w:evenHBand="0" w:firstRowFirstColumn="0" w:firstRowLastColumn="0" w:lastRowFirstColumn="0" w:lastRowLastColumn="0"/>
              <w:rPr>
                <w:bCs/>
                <w:color w:val="FF0000"/>
                <w:sz w:val="16"/>
                <w:szCs w:val="16"/>
              </w:rPr>
            </w:pPr>
            <w:r w:rsidRPr="004377D1">
              <w:rPr>
                <w:bCs/>
                <w:color w:val="FF0000"/>
                <w:sz w:val="16"/>
                <w:szCs w:val="16"/>
                <w:lang w:eastAsia="de-CH"/>
              </w:rPr>
              <w:t>Wohnung</w:t>
            </w:r>
          </w:p>
        </w:tc>
        <w:tc>
          <w:tcPr>
            <w:tcW w:w="3969" w:type="dxa"/>
            <w:tcBorders>
              <w:top w:val="single" w:sz="8" w:space="0" w:color="0066CC"/>
              <w:left w:val="nil"/>
              <w:bottom w:val="single" w:sz="8" w:space="0" w:color="0066CC"/>
              <w:right w:val="nil"/>
            </w:tcBorders>
          </w:tcPr>
          <w:p w14:paraId="5C27CB3A" w14:textId="77777777" w:rsidR="00782F9C" w:rsidRPr="004377D1" w:rsidRDefault="00782F9C" w:rsidP="00543933">
            <w:pPr>
              <w:spacing w:before="40" w:after="40"/>
              <w:ind w:left="0"/>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Quartiernummer des Quartiers, für das für gemeinnützige Wohnungen Belegungsquote der Stadt verwendet wird</w:t>
            </w:r>
          </w:p>
        </w:tc>
        <w:tc>
          <w:tcPr>
            <w:tcW w:w="708" w:type="dxa"/>
            <w:tcBorders>
              <w:top w:val="single" w:sz="8" w:space="0" w:color="0066CC"/>
              <w:left w:val="nil"/>
              <w:bottom w:val="single" w:sz="8" w:space="0" w:color="0066CC"/>
              <w:right w:val="nil"/>
            </w:tcBorders>
          </w:tcPr>
          <w:p w14:paraId="7DAC62DB" w14:textId="77777777"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59597640" w14:textId="77777777"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581A577B" w14:textId="77777777"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NA</w:t>
            </w:r>
          </w:p>
        </w:tc>
      </w:tr>
      <w:tr w:rsidR="006A5357" w:rsidRPr="006A5357" w14:paraId="3E523152"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7844FB3" w14:textId="12348279" w:rsidR="006A5357" w:rsidRPr="004377D1" w:rsidRDefault="00782F9C" w:rsidP="006A5357">
            <w:pPr>
              <w:spacing w:before="40" w:after="40"/>
              <w:ind w:left="0"/>
              <w:rPr>
                <w:b w:val="0"/>
                <w:bCs w:val="0"/>
                <w:color w:val="FF0000"/>
                <w:sz w:val="16"/>
                <w:szCs w:val="16"/>
              </w:rPr>
            </w:pPr>
            <w:r w:rsidRPr="004377D1">
              <w:rPr>
                <w:b w:val="0"/>
                <w:bCs w:val="0"/>
                <w:color w:val="FF0000"/>
                <w:sz w:val="16"/>
                <w:szCs w:val="16"/>
                <w:lang w:eastAsia="de-CH"/>
              </w:rPr>
              <w:t>bq.stadt.gemeinnuetzig.quart.8</w:t>
            </w:r>
          </w:p>
        </w:tc>
        <w:tc>
          <w:tcPr>
            <w:tcW w:w="992" w:type="dxa"/>
            <w:tcBorders>
              <w:top w:val="single" w:sz="8" w:space="0" w:color="0066CC"/>
              <w:left w:val="nil"/>
              <w:bottom w:val="single" w:sz="8" w:space="0" w:color="0066CC"/>
              <w:right w:val="nil"/>
            </w:tcBorders>
          </w:tcPr>
          <w:p w14:paraId="59F2700D" w14:textId="77777777" w:rsidR="006A5357" w:rsidRPr="004377D1" w:rsidRDefault="006A5357" w:rsidP="006A5357">
            <w:pPr>
              <w:spacing w:before="40" w:after="40"/>
              <w:ind w:left="0"/>
              <w:cnfStyle w:val="000000000000" w:firstRow="0" w:lastRow="0" w:firstColumn="0" w:lastColumn="0" w:oddVBand="0" w:evenVBand="0" w:oddHBand="0" w:evenHBand="0" w:firstRowFirstColumn="0" w:firstRowLastColumn="0" w:lastRowFirstColumn="0" w:lastRowLastColumn="0"/>
              <w:rPr>
                <w:bCs/>
                <w:color w:val="FF0000"/>
                <w:sz w:val="16"/>
                <w:szCs w:val="16"/>
              </w:rPr>
            </w:pPr>
            <w:r w:rsidRPr="004377D1">
              <w:rPr>
                <w:bCs/>
                <w:color w:val="FF0000"/>
                <w:sz w:val="16"/>
                <w:szCs w:val="16"/>
                <w:lang w:eastAsia="de-CH"/>
              </w:rPr>
              <w:t>Wohnung</w:t>
            </w:r>
          </w:p>
        </w:tc>
        <w:tc>
          <w:tcPr>
            <w:tcW w:w="3969" w:type="dxa"/>
            <w:tcBorders>
              <w:top w:val="single" w:sz="8" w:space="0" w:color="0066CC"/>
              <w:left w:val="nil"/>
              <w:bottom w:val="single" w:sz="8" w:space="0" w:color="0066CC"/>
              <w:right w:val="nil"/>
            </w:tcBorders>
          </w:tcPr>
          <w:p w14:paraId="44C17D63" w14:textId="037E1F06" w:rsidR="006A5357" w:rsidRPr="004377D1" w:rsidRDefault="00782F9C" w:rsidP="006A5357">
            <w:pPr>
              <w:spacing w:before="40" w:after="40"/>
              <w:ind w:left="0"/>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Quartiernummer des Quartiers, für das für gemeinnützige Wohnungen Belegungsquote der Stadt verwendet wird</w:t>
            </w:r>
          </w:p>
        </w:tc>
        <w:tc>
          <w:tcPr>
            <w:tcW w:w="708" w:type="dxa"/>
            <w:tcBorders>
              <w:top w:val="single" w:sz="8" w:space="0" w:color="0066CC"/>
              <w:left w:val="nil"/>
              <w:bottom w:val="single" w:sz="8" w:space="0" w:color="0066CC"/>
              <w:right w:val="nil"/>
            </w:tcBorders>
          </w:tcPr>
          <w:p w14:paraId="4DF41090" w14:textId="1878CC19" w:rsidR="006A5357" w:rsidRPr="004377D1" w:rsidRDefault="00782F9C" w:rsidP="006A5357">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272C36BC" w14:textId="6D3AA748" w:rsidR="006A5357" w:rsidRPr="004377D1" w:rsidRDefault="00782F9C" w:rsidP="006A5357">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663C9CA4" w14:textId="7E306AF1" w:rsidR="006A5357" w:rsidRPr="004377D1" w:rsidRDefault="00782F9C" w:rsidP="006A5357">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r>
      <w:tr w:rsidR="006A5357" w:rsidRPr="006A5357" w14:paraId="2D8CC2A8"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23AE649" w14:textId="77777777" w:rsidR="006A5357" w:rsidRPr="004377D1" w:rsidRDefault="006A5357" w:rsidP="006A5357">
            <w:pPr>
              <w:spacing w:before="40" w:after="40"/>
              <w:ind w:left="0"/>
              <w:rPr>
                <w:b w:val="0"/>
                <w:bCs w:val="0"/>
                <w:color w:val="FF0000"/>
                <w:sz w:val="16"/>
                <w:szCs w:val="16"/>
              </w:rPr>
            </w:pPr>
            <w:proofErr w:type="spellStart"/>
            <w:r w:rsidRPr="004377D1">
              <w:rPr>
                <w:b w:val="0"/>
                <w:bCs w:val="0"/>
                <w:color w:val="FF0000"/>
                <w:sz w:val="16"/>
                <w:szCs w:val="16"/>
                <w:lang w:eastAsia="de-CH"/>
              </w:rPr>
              <w:t>bq.grenze.prozent</w:t>
            </w:r>
            <w:proofErr w:type="spellEnd"/>
          </w:p>
        </w:tc>
        <w:tc>
          <w:tcPr>
            <w:tcW w:w="992" w:type="dxa"/>
            <w:tcBorders>
              <w:top w:val="single" w:sz="8" w:space="0" w:color="0066CC"/>
              <w:left w:val="nil"/>
              <w:bottom w:val="single" w:sz="8" w:space="0" w:color="0066CC"/>
              <w:right w:val="nil"/>
            </w:tcBorders>
          </w:tcPr>
          <w:p w14:paraId="58A17402" w14:textId="77777777" w:rsidR="006A5357" w:rsidRPr="004377D1" w:rsidRDefault="006A5357" w:rsidP="006A5357">
            <w:pPr>
              <w:spacing w:before="40" w:after="40"/>
              <w:ind w:left="0"/>
              <w:cnfStyle w:val="000000100000" w:firstRow="0" w:lastRow="0" w:firstColumn="0" w:lastColumn="0" w:oddVBand="0" w:evenVBand="0" w:oddHBand="1" w:evenHBand="0" w:firstRowFirstColumn="0" w:firstRowLastColumn="0" w:lastRowFirstColumn="0" w:lastRowLastColumn="0"/>
              <w:rPr>
                <w:bCs/>
                <w:color w:val="FF0000"/>
                <w:sz w:val="16"/>
                <w:szCs w:val="16"/>
              </w:rPr>
            </w:pPr>
            <w:r w:rsidRPr="004377D1">
              <w:rPr>
                <w:bCs/>
                <w:color w:val="FF0000"/>
                <w:sz w:val="16"/>
                <w:szCs w:val="16"/>
                <w:lang w:eastAsia="de-CH"/>
              </w:rPr>
              <w:t>Prozent</w:t>
            </w:r>
          </w:p>
        </w:tc>
        <w:tc>
          <w:tcPr>
            <w:tcW w:w="3969" w:type="dxa"/>
            <w:tcBorders>
              <w:top w:val="single" w:sz="8" w:space="0" w:color="0066CC"/>
              <w:left w:val="nil"/>
              <w:bottom w:val="single" w:sz="8" w:space="0" w:color="0066CC"/>
              <w:right w:val="nil"/>
            </w:tcBorders>
          </w:tcPr>
          <w:p w14:paraId="44EC435F" w14:textId="77777777" w:rsidR="006A5357" w:rsidRPr="004377D1" w:rsidRDefault="006A5357" w:rsidP="006A5357">
            <w:pPr>
              <w:spacing w:before="40" w:after="40"/>
              <w:ind w:left="0"/>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Änderung der Belegungsquote nicht mehr als Anzahl Prozent vom Basis-Mittelwert (z.B. +/- 20%; im Code ohnehin immer grösser-gleich Null)</w:t>
            </w:r>
          </w:p>
        </w:tc>
        <w:tc>
          <w:tcPr>
            <w:tcW w:w="708" w:type="dxa"/>
            <w:tcBorders>
              <w:top w:val="single" w:sz="8" w:space="0" w:color="0066CC"/>
              <w:left w:val="nil"/>
              <w:bottom w:val="single" w:sz="8" w:space="0" w:color="0066CC"/>
              <w:right w:val="nil"/>
            </w:tcBorders>
          </w:tcPr>
          <w:p w14:paraId="36E17AC4" w14:textId="77777777" w:rsidR="006A5357" w:rsidRPr="004377D1" w:rsidRDefault="006A5357" w:rsidP="006A5357">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20</w:t>
            </w:r>
          </w:p>
        </w:tc>
        <w:tc>
          <w:tcPr>
            <w:tcW w:w="709" w:type="dxa"/>
            <w:tcBorders>
              <w:top w:val="single" w:sz="8" w:space="0" w:color="0066CC"/>
              <w:left w:val="nil"/>
              <w:bottom w:val="single" w:sz="8" w:space="0" w:color="0066CC"/>
              <w:right w:val="nil"/>
            </w:tcBorders>
          </w:tcPr>
          <w:p w14:paraId="032F7039" w14:textId="77777777" w:rsidR="006A5357" w:rsidRPr="004377D1" w:rsidRDefault="006A5357" w:rsidP="006A5357">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20</w:t>
            </w:r>
          </w:p>
        </w:tc>
        <w:tc>
          <w:tcPr>
            <w:tcW w:w="709" w:type="dxa"/>
            <w:tcBorders>
              <w:top w:val="single" w:sz="8" w:space="0" w:color="0066CC"/>
              <w:left w:val="nil"/>
              <w:bottom w:val="single" w:sz="8" w:space="0" w:color="0066CC"/>
              <w:right w:val="nil"/>
            </w:tcBorders>
          </w:tcPr>
          <w:p w14:paraId="4DF0E4F7" w14:textId="77777777" w:rsidR="006A5357" w:rsidRPr="004377D1" w:rsidRDefault="006A5357" w:rsidP="006A5357">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20</w:t>
            </w:r>
          </w:p>
        </w:tc>
      </w:tr>
      <w:tr w:rsidR="006A5357" w:rsidRPr="006A5357" w14:paraId="20221E24"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C14793B" w14:textId="77777777" w:rsidR="006A5357" w:rsidRPr="004377D1" w:rsidRDefault="006A5357" w:rsidP="006A5357">
            <w:pPr>
              <w:spacing w:before="40" w:after="40"/>
              <w:ind w:left="0"/>
              <w:rPr>
                <w:b w:val="0"/>
                <w:bCs w:val="0"/>
                <w:color w:val="FF0000"/>
                <w:sz w:val="16"/>
                <w:szCs w:val="16"/>
              </w:rPr>
            </w:pPr>
            <w:proofErr w:type="spellStart"/>
            <w:r w:rsidRPr="004377D1">
              <w:rPr>
                <w:b w:val="0"/>
                <w:bCs w:val="0"/>
                <w:color w:val="FF0000"/>
                <w:sz w:val="16"/>
                <w:szCs w:val="16"/>
                <w:lang w:eastAsia="de-CH"/>
              </w:rPr>
              <w:t>bq.anteil.trend</w:t>
            </w:r>
            <w:proofErr w:type="spellEnd"/>
          </w:p>
        </w:tc>
        <w:tc>
          <w:tcPr>
            <w:tcW w:w="992" w:type="dxa"/>
            <w:tcBorders>
              <w:top w:val="single" w:sz="8" w:space="0" w:color="0066CC"/>
              <w:left w:val="nil"/>
              <w:bottom w:val="single" w:sz="8" w:space="0" w:color="0066CC"/>
              <w:right w:val="nil"/>
            </w:tcBorders>
          </w:tcPr>
          <w:p w14:paraId="087B89E1" w14:textId="77777777" w:rsidR="006A5357" w:rsidRPr="004377D1" w:rsidRDefault="006A5357" w:rsidP="006A5357">
            <w:pPr>
              <w:spacing w:before="40" w:after="40"/>
              <w:ind w:left="0"/>
              <w:cnfStyle w:val="000000000000" w:firstRow="0" w:lastRow="0" w:firstColumn="0" w:lastColumn="0" w:oddVBand="0" w:evenVBand="0" w:oddHBand="0" w:evenHBand="0" w:firstRowFirstColumn="0" w:firstRowLastColumn="0" w:lastRowFirstColumn="0" w:lastRowLastColumn="0"/>
              <w:rPr>
                <w:bCs/>
                <w:color w:val="FF0000"/>
                <w:sz w:val="16"/>
                <w:szCs w:val="16"/>
              </w:rPr>
            </w:pPr>
            <w:r w:rsidRPr="004377D1">
              <w:rPr>
                <w:bCs/>
                <w:color w:val="FF0000"/>
                <w:sz w:val="16"/>
                <w:szCs w:val="16"/>
                <w:lang w:eastAsia="de-CH"/>
              </w:rPr>
              <w:t>Prozent</w:t>
            </w:r>
          </w:p>
        </w:tc>
        <w:tc>
          <w:tcPr>
            <w:tcW w:w="3969" w:type="dxa"/>
            <w:tcBorders>
              <w:top w:val="single" w:sz="8" w:space="0" w:color="0066CC"/>
              <w:left w:val="nil"/>
              <w:bottom w:val="single" w:sz="8" w:space="0" w:color="0066CC"/>
              <w:right w:val="nil"/>
            </w:tcBorders>
          </w:tcPr>
          <w:p w14:paraId="06652E1F" w14:textId="77777777" w:rsidR="006A5357" w:rsidRPr="004377D1" w:rsidRDefault="006A5357" w:rsidP="006A5357">
            <w:pPr>
              <w:spacing w:before="40" w:after="40"/>
              <w:ind w:left="0"/>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Trend zusätzlich zum Mittel; 100% heisst, dass 100% der Differenz zwischen Trend und Mittel zum Mittel dazukommt (d.h. gleich Trend)</w:t>
            </w:r>
          </w:p>
        </w:tc>
        <w:tc>
          <w:tcPr>
            <w:tcW w:w="708" w:type="dxa"/>
            <w:tcBorders>
              <w:top w:val="single" w:sz="8" w:space="0" w:color="0066CC"/>
              <w:left w:val="nil"/>
              <w:bottom w:val="single" w:sz="8" w:space="0" w:color="0066CC"/>
              <w:right w:val="nil"/>
            </w:tcBorders>
          </w:tcPr>
          <w:p w14:paraId="72A70345" w14:textId="77777777" w:rsidR="006A5357" w:rsidRPr="004377D1" w:rsidRDefault="006A5357" w:rsidP="006A5357">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0</w:t>
            </w:r>
          </w:p>
        </w:tc>
        <w:tc>
          <w:tcPr>
            <w:tcW w:w="709" w:type="dxa"/>
            <w:tcBorders>
              <w:top w:val="single" w:sz="8" w:space="0" w:color="0066CC"/>
              <w:left w:val="nil"/>
              <w:bottom w:val="single" w:sz="8" w:space="0" w:color="0066CC"/>
              <w:right w:val="nil"/>
            </w:tcBorders>
          </w:tcPr>
          <w:p w14:paraId="0C356E1F" w14:textId="77777777" w:rsidR="006A5357" w:rsidRPr="004377D1" w:rsidRDefault="006A5357" w:rsidP="006A5357">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20</w:t>
            </w:r>
          </w:p>
        </w:tc>
        <w:tc>
          <w:tcPr>
            <w:tcW w:w="709" w:type="dxa"/>
            <w:tcBorders>
              <w:top w:val="single" w:sz="8" w:space="0" w:color="0066CC"/>
              <w:left w:val="nil"/>
              <w:bottom w:val="single" w:sz="8" w:space="0" w:color="0066CC"/>
              <w:right w:val="nil"/>
            </w:tcBorders>
          </w:tcPr>
          <w:p w14:paraId="78CE5F12" w14:textId="77777777" w:rsidR="006A5357" w:rsidRPr="004377D1" w:rsidRDefault="006A5357" w:rsidP="006A5357">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50</w:t>
            </w:r>
          </w:p>
        </w:tc>
      </w:tr>
      <w:tr w:rsidR="001147B5" w:rsidRPr="006A5357" w14:paraId="4A86E973"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3CDF987" w14:textId="77777777" w:rsidR="001147B5" w:rsidRPr="004377D1" w:rsidRDefault="001147B5" w:rsidP="00543933">
            <w:pPr>
              <w:spacing w:before="40" w:after="40"/>
              <w:ind w:left="0"/>
              <w:rPr>
                <w:b w:val="0"/>
                <w:bCs w:val="0"/>
                <w:color w:val="FF0000"/>
                <w:sz w:val="16"/>
                <w:szCs w:val="16"/>
              </w:rPr>
            </w:pPr>
            <w:proofErr w:type="spellStart"/>
            <w:r w:rsidRPr="004377D1">
              <w:rPr>
                <w:b w:val="0"/>
                <w:bCs w:val="0"/>
                <w:color w:val="FF0000"/>
                <w:sz w:val="16"/>
                <w:szCs w:val="16"/>
                <w:lang w:eastAsia="de-CH"/>
              </w:rPr>
              <w:t>bq.window.szen</w:t>
            </w:r>
            <w:proofErr w:type="spellEnd"/>
          </w:p>
        </w:tc>
        <w:tc>
          <w:tcPr>
            <w:tcW w:w="992" w:type="dxa"/>
            <w:tcBorders>
              <w:top w:val="single" w:sz="8" w:space="0" w:color="0066CC"/>
              <w:left w:val="nil"/>
              <w:bottom w:val="single" w:sz="8" w:space="0" w:color="0066CC"/>
              <w:right w:val="nil"/>
            </w:tcBorders>
          </w:tcPr>
          <w:p w14:paraId="6FEAA9CD" w14:textId="77777777" w:rsidR="001147B5" w:rsidRPr="004377D1" w:rsidRDefault="001147B5" w:rsidP="00543933">
            <w:pPr>
              <w:spacing w:before="40" w:after="40"/>
              <w:ind w:left="0"/>
              <w:cnfStyle w:val="000000100000" w:firstRow="0" w:lastRow="0" w:firstColumn="0" w:lastColumn="0" w:oddVBand="0" w:evenVBand="0" w:oddHBand="1" w:evenHBand="0" w:firstRowFirstColumn="0" w:firstRowLastColumn="0" w:lastRowFirstColumn="0" w:lastRowLastColumn="0"/>
              <w:rPr>
                <w:bCs/>
                <w:color w:val="FF0000"/>
                <w:sz w:val="16"/>
                <w:szCs w:val="16"/>
              </w:rPr>
            </w:pPr>
            <w:r w:rsidRPr="004377D1">
              <w:rPr>
                <w:bCs/>
                <w:color w:val="FF0000"/>
                <w:sz w:val="16"/>
                <w:szCs w:val="16"/>
                <w:lang w:eastAsia="de-CH"/>
              </w:rPr>
              <w:t>Jahr</w:t>
            </w:r>
          </w:p>
        </w:tc>
        <w:tc>
          <w:tcPr>
            <w:tcW w:w="3969" w:type="dxa"/>
            <w:tcBorders>
              <w:top w:val="single" w:sz="8" w:space="0" w:color="0066CC"/>
              <w:left w:val="nil"/>
              <w:bottom w:val="single" w:sz="8" w:space="0" w:color="0066CC"/>
              <w:right w:val="nil"/>
            </w:tcBorders>
          </w:tcPr>
          <w:p w14:paraId="1880FDAF" w14:textId="77777777" w:rsidR="001147B5" w:rsidRPr="004377D1" w:rsidRDefault="001147B5" w:rsidP="00543933">
            <w:pPr>
              <w:spacing w:before="40" w:after="40"/>
              <w:ind w:left="0"/>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 xml:space="preserve">Für die </w:t>
            </w:r>
            <w:proofErr w:type="spellStart"/>
            <w:r w:rsidRPr="004377D1">
              <w:rPr>
                <w:bCs/>
                <w:color w:val="FF0000"/>
                <w:sz w:val="16"/>
                <w:szCs w:val="16"/>
                <w:lang w:eastAsia="de-CH"/>
              </w:rPr>
              <w:t>Szenarienjahre</w:t>
            </w:r>
            <w:proofErr w:type="spellEnd"/>
            <w:r w:rsidRPr="004377D1">
              <w:rPr>
                <w:bCs/>
                <w:color w:val="FF0000"/>
                <w:sz w:val="16"/>
                <w:szCs w:val="16"/>
                <w:lang w:eastAsia="de-CH"/>
              </w:rPr>
              <w:t>: Filter über Kalenderjahre; gesamte Filterfenster-Breite, d.h. eine ungerade Zahl wählen</w:t>
            </w:r>
          </w:p>
        </w:tc>
        <w:tc>
          <w:tcPr>
            <w:tcW w:w="708" w:type="dxa"/>
            <w:tcBorders>
              <w:top w:val="single" w:sz="8" w:space="0" w:color="0066CC"/>
              <w:left w:val="nil"/>
              <w:bottom w:val="single" w:sz="8" w:space="0" w:color="0066CC"/>
              <w:right w:val="nil"/>
            </w:tcBorders>
          </w:tcPr>
          <w:p w14:paraId="2790DEBE" w14:textId="77777777" w:rsidR="001147B5" w:rsidRPr="004377D1" w:rsidRDefault="001147B5"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7</w:t>
            </w:r>
          </w:p>
        </w:tc>
        <w:tc>
          <w:tcPr>
            <w:tcW w:w="709" w:type="dxa"/>
            <w:tcBorders>
              <w:top w:val="single" w:sz="8" w:space="0" w:color="0066CC"/>
              <w:left w:val="nil"/>
              <w:bottom w:val="single" w:sz="8" w:space="0" w:color="0066CC"/>
              <w:right w:val="nil"/>
            </w:tcBorders>
          </w:tcPr>
          <w:p w14:paraId="7BBDF364" w14:textId="77777777" w:rsidR="001147B5" w:rsidRPr="004377D1" w:rsidRDefault="001147B5"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7</w:t>
            </w:r>
          </w:p>
        </w:tc>
        <w:tc>
          <w:tcPr>
            <w:tcW w:w="709" w:type="dxa"/>
            <w:tcBorders>
              <w:top w:val="single" w:sz="8" w:space="0" w:color="0066CC"/>
              <w:left w:val="nil"/>
              <w:bottom w:val="single" w:sz="8" w:space="0" w:color="0066CC"/>
              <w:right w:val="nil"/>
            </w:tcBorders>
          </w:tcPr>
          <w:p w14:paraId="412F3166" w14:textId="77777777" w:rsidR="001147B5" w:rsidRPr="004377D1" w:rsidRDefault="001147B5"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7</w:t>
            </w:r>
          </w:p>
        </w:tc>
      </w:tr>
      <w:tr w:rsidR="001147B5" w:rsidRPr="006A5357" w14:paraId="7F56C17D"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7EB146F" w14:textId="22838E12" w:rsidR="001147B5" w:rsidRPr="004377D1" w:rsidRDefault="001147B5" w:rsidP="001147B5">
            <w:pPr>
              <w:spacing w:before="40" w:after="40"/>
              <w:ind w:left="0"/>
              <w:rPr>
                <w:b w:val="0"/>
                <w:bCs w:val="0"/>
                <w:color w:val="FF0000"/>
                <w:sz w:val="16"/>
                <w:szCs w:val="16"/>
              </w:rPr>
            </w:pPr>
            <w:proofErr w:type="spellStart"/>
            <w:r w:rsidRPr="004377D1">
              <w:rPr>
                <w:b w:val="0"/>
                <w:color w:val="FF0000"/>
                <w:sz w:val="16"/>
                <w:szCs w:val="16"/>
              </w:rPr>
              <w:t>bq.baseline.corr</w:t>
            </w:r>
            <w:proofErr w:type="spellEnd"/>
          </w:p>
        </w:tc>
        <w:tc>
          <w:tcPr>
            <w:tcW w:w="992" w:type="dxa"/>
            <w:tcBorders>
              <w:top w:val="single" w:sz="8" w:space="0" w:color="0066CC"/>
              <w:left w:val="nil"/>
              <w:bottom w:val="single" w:sz="8" w:space="0" w:color="0066CC"/>
              <w:right w:val="nil"/>
            </w:tcBorders>
          </w:tcPr>
          <w:p w14:paraId="707BB97E" w14:textId="2BEE1F62" w:rsidR="001147B5" w:rsidRPr="004377D1" w:rsidRDefault="001147B5" w:rsidP="001147B5">
            <w:pPr>
              <w:spacing w:before="40" w:after="40"/>
              <w:ind w:left="0"/>
              <w:cnfStyle w:val="000000000000" w:firstRow="0" w:lastRow="0" w:firstColumn="0" w:lastColumn="0" w:oddVBand="0" w:evenVBand="0" w:oddHBand="0" w:evenHBand="0" w:firstRowFirstColumn="0" w:firstRowLastColumn="0" w:lastRowFirstColumn="0" w:lastRowLastColumn="0"/>
              <w:rPr>
                <w:bCs/>
                <w:color w:val="FF0000"/>
                <w:sz w:val="16"/>
                <w:szCs w:val="16"/>
              </w:rPr>
            </w:pPr>
            <w:r w:rsidRPr="004377D1">
              <w:rPr>
                <w:color w:val="FF0000"/>
                <w:sz w:val="16"/>
                <w:szCs w:val="16"/>
              </w:rPr>
              <w:t>Keine Einheit</w:t>
            </w:r>
          </w:p>
        </w:tc>
        <w:tc>
          <w:tcPr>
            <w:tcW w:w="3969" w:type="dxa"/>
            <w:tcBorders>
              <w:top w:val="single" w:sz="8" w:space="0" w:color="0066CC"/>
              <w:left w:val="nil"/>
              <w:bottom w:val="single" w:sz="8" w:space="0" w:color="0066CC"/>
              <w:right w:val="nil"/>
            </w:tcBorders>
          </w:tcPr>
          <w:p w14:paraId="55880870" w14:textId="738D9C68" w:rsidR="001147B5" w:rsidRPr="004377D1" w:rsidRDefault="001147B5" w:rsidP="001147B5">
            <w:pPr>
              <w:spacing w:before="40" w:after="40"/>
              <w:ind w:left="0"/>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color w:val="FF0000"/>
                <w:sz w:val="16"/>
                <w:szCs w:val="16"/>
              </w:rPr>
              <w:t>Schätzung des Achsenabschnitt der Trendfunktion aus letztem Basisjahr (</w:t>
            </w:r>
            <w:proofErr w:type="spellStart"/>
            <w:r w:rsidRPr="004377D1">
              <w:rPr>
                <w:color w:val="FF0000"/>
                <w:sz w:val="16"/>
                <w:szCs w:val="16"/>
              </w:rPr>
              <w:t>bq.baseline.corr</w:t>
            </w:r>
            <w:proofErr w:type="spellEnd"/>
            <w:r w:rsidRPr="004377D1">
              <w:rPr>
                <w:color w:val="FF0000"/>
                <w:sz w:val="16"/>
                <w:szCs w:val="16"/>
              </w:rPr>
              <w:t xml:space="preserve"> = 1) oder aus gewichtetem Mittel von Mittelwert und Achsenabschnitt der Regressionsfunktion (</w:t>
            </w:r>
            <w:proofErr w:type="spellStart"/>
            <w:r w:rsidRPr="004377D1">
              <w:rPr>
                <w:color w:val="FF0000"/>
                <w:sz w:val="16"/>
                <w:szCs w:val="16"/>
              </w:rPr>
              <w:t>bq.baseline.corr</w:t>
            </w:r>
            <w:proofErr w:type="spellEnd"/>
            <w:r w:rsidRPr="004377D1">
              <w:rPr>
                <w:color w:val="FF0000"/>
                <w:sz w:val="16"/>
                <w:szCs w:val="16"/>
              </w:rPr>
              <w:t xml:space="preserve"> = 0)</w:t>
            </w:r>
          </w:p>
        </w:tc>
        <w:tc>
          <w:tcPr>
            <w:tcW w:w="708" w:type="dxa"/>
            <w:tcBorders>
              <w:top w:val="single" w:sz="8" w:space="0" w:color="0066CC"/>
              <w:left w:val="nil"/>
              <w:bottom w:val="single" w:sz="8" w:space="0" w:color="0066CC"/>
              <w:right w:val="nil"/>
            </w:tcBorders>
          </w:tcPr>
          <w:p w14:paraId="5EB89FA8" w14:textId="1AB62763" w:rsidR="001147B5" w:rsidRPr="004377D1" w:rsidRDefault="001147B5" w:rsidP="001147B5">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color w:val="FF0000"/>
                <w:sz w:val="16"/>
                <w:szCs w:val="16"/>
              </w:rPr>
              <w:t>0</w:t>
            </w:r>
          </w:p>
        </w:tc>
        <w:tc>
          <w:tcPr>
            <w:tcW w:w="709" w:type="dxa"/>
            <w:tcBorders>
              <w:top w:val="single" w:sz="8" w:space="0" w:color="0066CC"/>
              <w:left w:val="nil"/>
              <w:bottom w:val="single" w:sz="8" w:space="0" w:color="0066CC"/>
              <w:right w:val="nil"/>
            </w:tcBorders>
          </w:tcPr>
          <w:p w14:paraId="6BD1CA3E" w14:textId="5911C021" w:rsidR="001147B5" w:rsidRPr="004377D1" w:rsidRDefault="001147B5" w:rsidP="001147B5">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color w:val="FF0000"/>
                <w:sz w:val="16"/>
                <w:szCs w:val="16"/>
              </w:rPr>
              <w:t>0</w:t>
            </w:r>
          </w:p>
        </w:tc>
        <w:tc>
          <w:tcPr>
            <w:tcW w:w="709" w:type="dxa"/>
            <w:tcBorders>
              <w:top w:val="single" w:sz="8" w:space="0" w:color="0066CC"/>
              <w:left w:val="nil"/>
              <w:bottom w:val="single" w:sz="8" w:space="0" w:color="0066CC"/>
              <w:right w:val="nil"/>
            </w:tcBorders>
          </w:tcPr>
          <w:p w14:paraId="6A48A109" w14:textId="1904908D" w:rsidR="001147B5" w:rsidRPr="004377D1" w:rsidRDefault="001147B5" w:rsidP="001147B5">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color w:val="FF0000"/>
                <w:sz w:val="16"/>
                <w:szCs w:val="16"/>
              </w:rPr>
              <w:t>0</w:t>
            </w:r>
          </w:p>
        </w:tc>
      </w:tr>
    </w:tbl>
    <w:p w14:paraId="0B56ADDE" w14:textId="77777777" w:rsidR="00A47BAA" w:rsidRDefault="00A47BAA" w:rsidP="00E564D9"/>
    <w:p w14:paraId="66D0CD80" w14:textId="3E49D5D7" w:rsidR="006A5357" w:rsidRDefault="006A5357">
      <w:pPr>
        <w:spacing w:line="240" w:lineRule="auto"/>
        <w:ind w:left="0"/>
      </w:pPr>
      <w:r>
        <w:br w:type="page"/>
      </w:r>
    </w:p>
    <w:p w14:paraId="319D75A5" w14:textId="5F2A2D8A" w:rsidR="00A47BAA" w:rsidRDefault="005B3085" w:rsidP="006A5357">
      <w:pPr>
        <w:pStyle w:val="Randnotiz"/>
        <w:framePr w:wrap="around"/>
      </w:pPr>
      <w:r>
        <w:lastRenderedPageBreak/>
        <w:t xml:space="preserve">Parameter zu </w:t>
      </w:r>
      <w:r w:rsidR="00E456EC" w:rsidRPr="00E456EC">
        <w:t>Eigentumsart</w:t>
      </w:r>
      <w:r>
        <w:t>,</w:t>
      </w:r>
      <w:r w:rsidR="007C6D06">
        <w:t xml:space="preserve"> Wohnungsmodell</w:t>
      </w:r>
    </w:p>
    <w:p w14:paraId="7368A2FB" w14:textId="77777777" w:rsidR="00A47BAA" w:rsidRDefault="00A47BAA" w:rsidP="00E564D9"/>
    <w:p w14:paraId="10415E37" w14:textId="77777777" w:rsidR="00A47BAA" w:rsidRDefault="00A47BAA" w:rsidP="00E564D9"/>
    <w:p w14:paraId="36C80E2A" w14:textId="77777777" w:rsidR="00A47BAA" w:rsidRDefault="00A47BAA" w:rsidP="00E564D9"/>
    <w:p w14:paraId="0A526854" w14:textId="77777777" w:rsidR="00E456EC" w:rsidRPr="00E456EC" w:rsidRDefault="00E456EC" w:rsidP="00A868AB"/>
    <w:tbl>
      <w:tblPr>
        <w:tblStyle w:val="HelleListe-Akzent112"/>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E456EC" w:rsidRPr="00E456EC" w14:paraId="40AA0075" w14:textId="77777777" w:rsidTr="006522F8">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167914EB" w14:textId="77777777" w:rsidR="00E456EC" w:rsidRPr="00E456EC" w:rsidRDefault="00E456EC" w:rsidP="00E456EC">
            <w:pPr>
              <w:spacing w:before="40" w:after="40"/>
              <w:ind w:left="0"/>
              <w:rPr>
                <w:bCs w:val="0"/>
                <w:sz w:val="16"/>
                <w:szCs w:val="16"/>
              </w:rPr>
            </w:pPr>
            <w:r w:rsidRPr="00E456EC">
              <w:rPr>
                <w:bCs w:val="0"/>
                <w:sz w:val="16"/>
                <w:szCs w:val="16"/>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3E2429E7" w14:textId="77777777" w:rsidR="00E456EC" w:rsidRPr="00E456EC" w:rsidRDefault="00E456EC" w:rsidP="00E456EC">
            <w:pPr>
              <w:spacing w:before="40" w:after="40"/>
              <w:ind w:left="0"/>
              <w:cnfStyle w:val="100000000000" w:firstRow="1" w:lastRow="0" w:firstColumn="0" w:lastColumn="0" w:oddVBand="0" w:evenVBand="0" w:oddHBand="0" w:evenHBand="0" w:firstRowFirstColumn="0" w:firstRowLastColumn="0" w:lastRowFirstColumn="0" w:lastRowLastColumn="0"/>
              <w:rPr>
                <w:bCs w:val="0"/>
                <w:sz w:val="16"/>
                <w:szCs w:val="16"/>
              </w:rPr>
            </w:pPr>
            <w:r w:rsidRPr="00E456EC">
              <w:rPr>
                <w:bCs w:val="0"/>
                <w:sz w:val="16"/>
                <w:szCs w:val="16"/>
              </w:rPr>
              <w:t>Einheit</w:t>
            </w:r>
          </w:p>
        </w:tc>
        <w:tc>
          <w:tcPr>
            <w:tcW w:w="3969" w:type="dxa"/>
            <w:vMerge w:val="restart"/>
            <w:tcBorders>
              <w:top w:val="single" w:sz="8" w:space="0" w:color="0066CC"/>
              <w:left w:val="nil"/>
              <w:bottom w:val="single" w:sz="8" w:space="0" w:color="0066CC"/>
              <w:right w:val="nil"/>
            </w:tcBorders>
            <w:shd w:val="clear" w:color="auto" w:fill="0066CC"/>
          </w:tcPr>
          <w:p w14:paraId="0C68550B" w14:textId="77777777" w:rsidR="00E456EC" w:rsidRPr="00E456EC" w:rsidRDefault="00E456EC" w:rsidP="00E456EC">
            <w:pPr>
              <w:spacing w:before="40" w:after="40"/>
              <w:ind w:left="0"/>
              <w:cnfStyle w:val="100000000000" w:firstRow="1" w:lastRow="0" w:firstColumn="0" w:lastColumn="0" w:oddVBand="0" w:evenVBand="0" w:oddHBand="0" w:evenHBand="0" w:firstRowFirstColumn="0" w:firstRowLastColumn="0" w:lastRowFirstColumn="0" w:lastRowLastColumn="0"/>
              <w:rPr>
                <w:bCs w:val="0"/>
                <w:sz w:val="16"/>
                <w:szCs w:val="16"/>
              </w:rPr>
            </w:pPr>
            <w:r w:rsidRPr="00E456EC">
              <w:rPr>
                <w:bCs w:val="0"/>
                <w:sz w:val="16"/>
                <w:szCs w:val="16"/>
              </w:rPr>
              <w:t>Beschreibung</w:t>
            </w:r>
          </w:p>
        </w:tc>
        <w:tc>
          <w:tcPr>
            <w:tcW w:w="2126" w:type="dxa"/>
            <w:gridSpan w:val="3"/>
            <w:tcBorders>
              <w:top w:val="single" w:sz="8" w:space="0" w:color="0066CC"/>
              <w:left w:val="nil"/>
              <w:bottom w:val="single" w:sz="8" w:space="0" w:color="0066CC"/>
              <w:right w:val="nil"/>
            </w:tcBorders>
            <w:shd w:val="clear" w:color="auto" w:fill="0066CC"/>
          </w:tcPr>
          <w:p w14:paraId="19933D79" w14:textId="77777777" w:rsidR="00E456EC" w:rsidRPr="00E456EC" w:rsidRDefault="00E456EC" w:rsidP="00E456EC">
            <w:pPr>
              <w:spacing w:before="40" w:after="40"/>
              <w:ind w:left="0"/>
              <w:jc w:val="center"/>
              <w:cnfStyle w:val="100000000000" w:firstRow="1" w:lastRow="0" w:firstColumn="0" w:lastColumn="0" w:oddVBand="0" w:evenVBand="0" w:oddHBand="0" w:evenHBand="0" w:firstRowFirstColumn="0" w:firstRowLastColumn="0" w:lastRowFirstColumn="0" w:lastRowLastColumn="0"/>
              <w:rPr>
                <w:bCs w:val="0"/>
                <w:sz w:val="16"/>
                <w:szCs w:val="16"/>
              </w:rPr>
            </w:pPr>
            <w:r w:rsidRPr="00E456EC">
              <w:rPr>
                <w:bCs w:val="0"/>
                <w:sz w:val="16"/>
                <w:szCs w:val="16"/>
              </w:rPr>
              <w:t>Werte pro Szenario</w:t>
            </w:r>
          </w:p>
        </w:tc>
      </w:tr>
      <w:tr w:rsidR="00E456EC" w:rsidRPr="00E456EC" w14:paraId="06906A4F" w14:textId="77777777" w:rsidTr="006522F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54E05681" w14:textId="77777777" w:rsidR="00E456EC" w:rsidRPr="00E456EC" w:rsidRDefault="00E456EC" w:rsidP="00E456EC">
            <w:pPr>
              <w:spacing w:before="40" w:after="40"/>
              <w:ind w:left="0"/>
              <w:rPr>
                <w:bCs w:val="0"/>
                <w:sz w:val="16"/>
                <w:szCs w:val="16"/>
              </w:rPr>
            </w:pPr>
          </w:p>
        </w:tc>
        <w:tc>
          <w:tcPr>
            <w:tcW w:w="992" w:type="dxa"/>
            <w:vMerge/>
            <w:tcBorders>
              <w:top w:val="single" w:sz="8" w:space="0" w:color="0066CC"/>
              <w:left w:val="nil"/>
              <w:bottom w:val="single" w:sz="8" w:space="0" w:color="0066CC"/>
              <w:right w:val="nil"/>
            </w:tcBorders>
            <w:shd w:val="clear" w:color="auto" w:fill="0066CC"/>
          </w:tcPr>
          <w:p w14:paraId="3D637013" w14:textId="77777777" w:rsidR="00E456EC" w:rsidRPr="00E456EC" w:rsidRDefault="00E456EC" w:rsidP="00E456EC">
            <w:pPr>
              <w:spacing w:before="40" w:after="40"/>
              <w:ind w:left="0"/>
              <w:cnfStyle w:val="000000100000" w:firstRow="0" w:lastRow="0" w:firstColumn="0" w:lastColumn="0" w:oddVBand="0" w:evenVBand="0" w:oddHBand="1" w:evenHBand="0" w:firstRowFirstColumn="0" w:firstRowLastColumn="0" w:lastRowFirstColumn="0" w:lastRowLastColumn="0"/>
              <w:rPr>
                <w:bCs/>
                <w:sz w:val="16"/>
                <w:szCs w:val="16"/>
              </w:rPr>
            </w:pPr>
          </w:p>
        </w:tc>
        <w:tc>
          <w:tcPr>
            <w:tcW w:w="3969" w:type="dxa"/>
            <w:vMerge/>
            <w:tcBorders>
              <w:top w:val="single" w:sz="8" w:space="0" w:color="0066CC"/>
              <w:left w:val="nil"/>
              <w:bottom w:val="single" w:sz="8" w:space="0" w:color="0066CC"/>
              <w:right w:val="nil"/>
            </w:tcBorders>
            <w:shd w:val="clear" w:color="auto" w:fill="0066CC"/>
          </w:tcPr>
          <w:p w14:paraId="2ACF613F" w14:textId="77777777" w:rsidR="00E456EC" w:rsidRPr="00E456EC" w:rsidRDefault="00E456EC" w:rsidP="00E456EC">
            <w:pPr>
              <w:spacing w:before="40" w:after="40"/>
              <w:ind w:left="0"/>
              <w:cnfStyle w:val="000000100000" w:firstRow="0" w:lastRow="0" w:firstColumn="0" w:lastColumn="0" w:oddVBand="0" w:evenVBand="0" w:oddHBand="1" w:evenHBand="0" w:firstRowFirstColumn="0" w:firstRowLastColumn="0" w:lastRowFirstColumn="0" w:lastRowLastColumn="0"/>
              <w:rPr>
                <w:bCs/>
                <w:sz w:val="16"/>
                <w:szCs w:val="16"/>
              </w:rPr>
            </w:pPr>
          </w:p>
        </w:tc>
        <w:tc>
          <w:tcPr>
            <w:tcW w:w="708" w:type="dxa"/>
            <w:tcBorders>
              <w:top w:val="single" w:sz="8" w:space="0" w:color="0066CC"/>
              <w:left w:val="nil"/>
              <w:bottom w:val="single" w:sz="8" w:space="0" w:color="0066CC"/>
              <w:right w:val="nil"/>
            </w:tcBorders>
            <w:shd w:val="clear" w:color="auto" w:fill="0066CC"/>
          </w:tcPr>
          <w:p w14:paraId="70D26747" w14:textId="77777777" w:rsidR="00E456EC" w:rsidRPr="00E456EC" w:rsidRDefault="00E456EC"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b/>
                <w:color w:val="FFFFFF" w:themeColor="background1"/>
                <w:sz w:val="16"/>
                <w:szCs w:val="16"/>
              </w:rPr>
            </w:pPr>
            <w:r w:rsidRPr="00E456EC">
              <w:rPr>
                <w:b/>
                <w:bCs/>
                <w:color w:val="FFFFFF" w:themeColor="background1"/>
                <w:sz w:val="16"/>
                <w:szCs w:val="16"/>
              </w:rPr>
              <w:t>unten</w:t>
            </w:r>
          </w:p>
        </w:tc>
        <w:tc>
          <w:tcPr>
            <w:tcW w:w="709" w:type="dxa"/>
            <w:tcBorders>
              <w:top w:val="single" w:sz="8" w:space="0" w:color="0066CC"/>
              <w:left w:val="nil"/>
              <w:bottom w:val="single" w:sz="8" w:space="0" w:color="0066CC"/>
              <w:right w:val="nil"/>
            </w:tcBorders>
            <w:shd w:val="clear" w:color="auto" w:fill="0066CC"/>
          </w:tcPr>
          <w:p w14:paraId="52D1143D" w14:textId="77777777" w:rsidR="00E456EC" w:rsidRPr="00E456EC" w:rsidRDefault="00E456EC"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b/>
                <w:color w:val="FFFFFF" w:themeColor="background1"/>
                <w:sz w:val="16"/>
                <w:szCs w:val="16"/>
              </w:rPr>
            </w:pPr>
            <w:proofErr w:type="spellStart"/>
            <w:r w:rsidRPr="00E456EC">
              <w:rPr>
                <w:b/>
                <w:bCs/>
                <w:color w:val="FFFFFF" w:themeColor="background1"/>
                <w:sz w:val="16"/>
                <w:szCs w:val="16"/>
              </w:rPr>
              <w:t>mitte</w:t>
            </w:r>
            <w:proofErr w:type="spellEnd"/>
          </w:p>
        </w:tc>
        <w:tc>
          <w:tcPr>
            <w:tcW w:w="709" w:type="dxa"/>
            <w:tcBorders>
              <w:top w:val="single" w:sz="8" w:space="0" w:color="0066CC"/>
              <w:left w:val="nil"/>
              <w:bottom w:val="single" w:sz="8" w:space="0" w:color="0066CC"/>
              <w:right w:val="nil"/>
            </w:tcBorders>
            <w:shd w:val="clear" w:color="auto" w:fill="0066CC"/>
          </w:tcPr>
          <w:p w14:paraId="3A025555" w14:textId="77777777" w:rsidR="00E456EC" w:rsidRPr="00E456EC" w:rsidRDefault="00E456EC"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b/>
                <w:bCs/>
                <w:color w:val="FFFFFF" w:themeColor="background1"/>
                <w:sz w:val="16"/>
                <w:szCs w:val="16"/>
              </w:rPr>
            </w:pPr>
            <w:r w:rsidRPr="00E456EC">
              <w:rPr>
                <w:b/>
                <w:bCs/>
                <w:color w:val="FFFFFF" w:themeColor="background1"/>
                <w:sz w:val="16"/>
                <w:szCs w:val="16"/>
              </w:rPr>
              <w:t>oben</w:t>
            </w:r>
          </w:p>
        </w:tc>
      </w:tr>
      <w:tr w:rsidR="00E456EC" w:rsidRPr="00E456EC" w14:paraId="6153DD34"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D4B16AA" w14:textId="77777777" w:rsidR="00E456EC" w:rsidRPr="004377D1" w:rsidRDefault="00E456EC" w:rsidP="00E456EC">
            <w:pPr>
              <w:spacing w:before="40" w:after="40"/>
              <w:ind w:left="0"/>
              <w:rPr>
                <w:b w:val="0"/>
                <w:bCs w:val="0"/>
                <w:color w:val="FF0000"/>
                <w:sz w:val="16"/>
                <w:szCs w:val="16"/>
              </w:rPr>
            </w:pPr>
            <w:proofErr w:type="spellStart"/>
            <w:r w:rsidRPr="004377D1">
              <w:rPr>
                <w:b w:val="0"/>
                <w:bCs w:val="0"/>
                <w:color w:val="FF0000"/>
                <w:sz w:val="16"/>
                <w:szCs w:val="16"/>
                <w:lang w:eastAsia="de-CH"/>
              </w:rPr>
              <w:t>ea.grenze.prozent</w:t>
            </w:r>
            <w:proofErr w:type="spellEnd"/>
          </w:p>
        </w:tc>
        <w:tc>
          <w:tcPr>
            <w:tcW w:w="992" w:type="dxa"/>
            <w:tcBorders>
              <w:top w:val="single" w:sz="8" w:space="0" w:color="0066CC"/>
              <w:left w:val="nil"/>
              <w:bottom w:val="single" w:sz="8" w:space="0" w:color="0066CC"/>
              <w:right w:val="nil"/>
            </w:tcBorders>
          </w:tcPr>
          <w:p w14:paraId="74B159E9" w14:textId="77777777" w:rsidR="00E456EC" w:rsidRPr="004377D1" w:rsidRDefault="00E456EC" w:rsidP="00E456EC">
            <w:pPr>
              <w:spacing w:before="40" w:after="40"/>
              <w:ind w:left="0"/>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Prozent</w:t>
            </w:r>
          </w:p>
        </w:tc>
        <w:tc>
          <w:tcPr>
            <w:tcW w:w="3969" w:type="dxa"/>
            <w:tcBorders>
              <w:top w:val="single" w:sz="8" w:space="0" w:color="0066CC"/>
              <w:left w:val="nil"/>
              <w:bottom w:val="single" w:sz="8" w:space="0" w:color="0066CC"/>
              <w:right w:val="nil"/>
            </w:tcBorders>
          </w:tcPr>
          <w:p w14:paraId="52D33E0C" w14:textId="755A164E" w:rsidR="00E456EC" w:rsidRPr="004377D1" w:rsidRDefault="00E456EC" w:rsidP="00E456EC">
            <w:pPr>
              <w:spacing w:before="40" w:after="40"/>
              <w:ind w:left="0"/>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 xml:space="preserve">Änderung des Anteils </w:t>
            </w:r>
            <w:r w:rsidR="008C0CBF" w:rsidRPr="004377D1">
              <w:rPr>
                <w:bCs/>
                <w:color w:val="FF0000"/>
                <w:sz w:val="16"/>
                <w:szCs w:val="16"/>
                <w:lang w:eastAsia="de-CH"/>
              </w:rPr>
              <w:t>«</w:t>
            </w:r>
            <w:r w:rsidRPr="004377D1">
              <w:rPr>
                <w:bCs/>
                <w:color w:val="FF0000"/>
                <w:sz w:val="16"/>
                <w:szCs w:val="16"/>
                <w:lang w:eastAsia="de-CH"/>
              </w:rPr>
              <w:t>gemeinnützig</w:t>
            </w:r>
            <w:r w:rsidR="008C0CBF" w:rsidRPr="004377D1">
              <w:rPr>
                <w:bCs/>
                <w:color w:val="FF0000"/>
                <w:sz w:val="16"/>
                <w:szCs w:val="16"/>
                <w:lang w:eastAsia="de-CH"/>
              </w:rPr>
              <w:t>»</w:t>
            </w:r>
            <w:r w:rsidRPr="004377D1">
              <w:rPr>
                <w:bCs/>
                <w:color w:val="FF0000"/>
                <w:sz w:val="16"/>
                <w:szCs w:val="16"/>
                <w:lang w:eastAsia="de-CH"/>
              </w:rPr>
              <w:t xml:space="preserve"> nicht mehr als Anzahl Prozent vom Basis-Mittelwert (z.B. +/- 20%; im Code ohnehin immer grösser-gleich Null)</w:t>
            </w:r>
          </w:p>
        </w:tc>
        <w:tc>
          <w:tcPr>
            <w:tcW w:w="708" w:type="dxa"/>
            <w:tcBorders>
              <w:top w:val="single" w:sz="8" w:space="0" w:color="0066CC"/>
              <w:left w:val="nil"/>
              <w:bottom w:val="single" w:sz="8" w:space="0" w:color="0066CC"/>
              <w:right w:val="nil"/>
            </w:tcBorders>
          </w:tcPr>
          <w:p w14:paraId="0D003CB0" w14:textId="77777777" w:rsidR="00E456EC" w:rsidRPr="004377D1" w:rsidRDefault="00E456EC" w:rsidP="00E456EC">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20</w:t>
            </w:r>
          </w:p>
        </w:tc>
        <w:tc>
          <w:tcPr>
            <w:tcW w:w="709" w:type="dxa"/>
            <w:tcBorders>
              <w:top w:val="single" w:sz="8" w:space="0" w:color="0066CC"/>
              <w:left w:val="nil"/>
              <w:bottom w:val="single" w:sz="8" w:space="0" w:color="0066CC"/>
              <w:right w:val="nil"/>
            </w:tcBorders>
          </w:tcPr>
          <w:p w14:paraId="5D24D5BF" w14:textId="77777777" w:rsidR="00E456EC" w:rsidRPr="004377D1" w:rsidRDefault="00E456EC" w:rsidP="00E456EC">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20</w:t>
            </w:r>
          </w:p>
        </w:tc>
        <w:tc>
          <w:tcPr>
            <w:tcW w:w="709" w:type="dxa"/>
            <w:tcBorders>
              <w:top w:val="single" w:sz="8" w:space="0" w:color="0066CC"/>
              <w:left w:val="nil"/>
              <w:bottom w:val="single" w:sz="8" w:space="0" w:color="0066CC"/>
              <w:right w:val="nil"/>
            </w:tcBorders>
          </w:tcPr>
          <w:p w14:paraId="6928E7DC" w14:textId="77777777" w:rsidR="00E456EC" w:rsidRPr="004377D1" w:rsidRDefault="00E456EC" w:rsidP="00E456EC">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20</w:t>
            </w:r>
          </w:p>
        </w:tc>
      </w:tr>
      <w:tr w:rsidR="00E456EC" w:rsidRPr="00E456EC" w14:paraId="3F12521B"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959FE83" w14:textId="77777777" w:rsidR="00E456EC" w:rsidRPr="004377D1" w:rsidRDefault="00E456EC" w:rsidP="00E456EC">
            <w:pPr>
              <w:spacing w:before="40" w:after="40"/>
              <w:ind w:left="0"/>
              <w:rPr>
                <w:b w:val="0"/>
                <w:bCs w:val="0"/>
                <w:color w:val="FF0000"/>
                <w:sz w:val="16"/>
                <w:szCs w:val="16"/>
              </w:rPr>
            </w:pPr>
            <w:proofErr w:type="spellStart"/>
            <w:r w:rsidRPr="004377D1">
              <w:rPr>
                <w:b w:val="0"/>
                <w:bCs w:val="0"/>
                <w:color w:val="FF0000"/>
                <w:sz w:val="16"/>
                <w:szCs w:val="16"/>
                <w:lang w:eastAsia="de-CH"/>
              </w:rPr>
              <w:t>ea.anteil.trend</w:t>
            </w:r>
            <w:proofErr w:type="spellEnd"/>
          </w:p>
        </w:tc>
        <w:tc>
          <w:tcPr>
            <w:tcW w:w="992" w:type="dxa"/>
            <w:tcBorders>
              <w:top w:val="single" w:sz="8" w:space="0" w:color="0066CC"/>
              <w:left w:val="nil"/>
              <w:bottom w:val="single" w:sz="8" w:space="0" w:color="0066CC"/>
              <w:right w:val="nil"/>
            </w:tcBorders>
          </w:tcPr>
          <w:p w14:paraId="3C85D3A3" w14:textId="77777777" w:rsidR="00E456EC" w:rsidRPr="004377D1" w:rsidRDefault="00E456EC" w:rsidP="00E456EC">
            <w:pPr>
              <w:spacing w:before="40" w:after="40"/>
              <w:ind w:left="0"/>
              <w:cnfStyle w:val="000000100000" w:firstRow="0" w:lastRow="0" w:firstColumn="0" w:lastColumn="0" w:oddVBand="0" w:evenVBand="0" w:oddHBand="1" w:evenHBand="0" w:firstRowFirstColumn="0" w:firstRowLastColumn="0" w:lastRowFirstColumn="0" w:lastRowLastColumn="0"/>
              <w:rPr>
                <w:bCs/>
                <w:color w:val="FF0000"/>
                <w:sz w:val="16"/>
                <w:szCs w:val="16"/>
              </w:rPr>
            </w:pPr>
            <w:r w:rsidRPr="004377D1">
              <w:rPr>
                <w:bCs/>
                <w:color w:val="FF0000"/>
                <w:sz w:val="16"/>
                <w:szCs w:val="16"/>
                <w:lang w:eastAsia="de-CH"/>
              </w:rPr>
              <w:t>Prozent</w:t>
            </w:r>
          </w:p>
        </w:tc>
        <w:tc>
          <w:tcPr>
            <w:tcW w:w="3969" w:type="dxa"/>
            <w:tcBorders>
              <w:top w:val="single" w:sz="8" w:space="0" w:color="0066CC"/>
              <w:left w:val="nil"/>
              <w:bottom w:val="single" w:sz="8" w:space="0" w:color="0066CC"/>
              <w:right w:val="nil"/>
            </w:tcBorders>
          </w:tcPr>
          <w:p w14:paraId="7514EB34" w14:textId="77777777" w:rsidR="00E456EC" w:rsidRPr="004377D1" w:rsidRDefault="00E456EC" w:rsidP="00E456EC">
            <w:pPr>
              <w:spacing w:before="40" w:after="40"/>
              <w:ind w:left="0"/>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Trend zusätzlich zum Mittel; 100% heisst, dass 100% der Differenz zwischen Trend und Mittel zum Mittel dazukommt (d.h. gleich Trend)</w:t>
            </w:r>
          </w:p>
        </w:tc>
        <w:tc>
          <w:tcPr>
            <w:tcW w:w="708" w:type="dxa"/>
            <w:tcBorders>
              <w:top w:val="single" w:sz="8" w:space="0" w:color="0066CC"/>
              <w:left w:val="nil"/>
              <w:bottom w:val="single" w:sz="8" w:space="0" w:color="0066CC"/>
              <w:right w:val="nil"/>
            </w:tcBorders>
          </w:tcPr>
          <w:p w14:paraId="3E9025AC" w14:textId="77777777" w:rsidR="00E456EC" w:rsidRPr="004377D1" w:rsidRDefault="00E456EC"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50</w:t>
            </w:r>
          </w:p>
        </w:tc>
        <w:tc>
          <w:tcPr>
            <w:tcW w:w="709" w:type="dxa"/>
            <w:tcBorders>
              <w:top w:val="single" w:sz="8" w:space="0" w:color="0066CC"/>
              <w:left w:val="nil"/>
              <w:bottom w:val="single" w:sz="8" w:space="0" w:color="0066CC"/>
              <w:right w:val="nil"/>
            </w:tcBorders>
          </w:tcPr>
          <w:p w14:paraId="3B021405" w14:textId="77777777" w:rsidR="00E456EC" w:rsidRPr="004377D1" w:rsidRDefault="00E456EC"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50</w:t>
            </w:r>
          </w:p>
        </w:tc>
        <w:tc>
          <w:tcPr>
            <w:tcW w:w="709" w:type="dxa"/>
            <w:tcBorders>
              <w:top w:val="single" w:sz="8" w:space="0" w:color="0066CC"/>
              <w:left w:val="nil"/>
              <w:bottom w:val="single" w:sz="8" w:space="0" w:color="0066CC"/>
              <w:right w:val="nil"/>
            </w:tcBorders>
          </w:tcPr>
          <w:p w14:paraId="59C6EA2B" w14:textId="77777777" w:rsidR="00E456EC" w:rsidRPr="004377D1" w:rsidRDefault="00E456EC"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50</w:t>
            </w:r>
          </w:p>
        </w:tc>
      </w:tr>
      <w:tr w:rsidR="007424C7" w:rsidRPr="00E456EC" w14:paraId="2988A343"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B6BEE58" w14:textId="77777777" w:rsidR="007424C7" w:rsidRPr="004377D1" w:rsidRDefault="007424C7" w:rsidP="00543933">
            <w:pPr>
              <w:spacing w:before="40" w:after="40"/>
              <w:ind w:left="0"/>
              <w:rPr>
                <w:b w:val="0"/>
                <w:bCs w:val="0"/>
                <w:color w:val="FF0000"/>
                <w:sz w:val="16"/>
                <w:szCs w:val="16"/>
              </w:rPr>
            </w:pPr>
            <w:proofErr w:type="spellStart"/>
            <w:r w:rsidRPr="004377D1">
              <w:rPr>
                <w:b w:val="0"/>
                <w:bCs w:val="0"/>
                <w:color w:val="FF0000"/>
                <w:sz w:val="16"/>
                <w:szCs w:val="16"/>
                <w:lang w:eastAsia="de-CH"/>
              </w:rPr>
              <w:t>ea.window.szen</w:t>
            </w:r>
            <w:proofErr w:type="spellEnd"/>
          </w:p>
        </w:tc>
        <w:tc>
          <w:tcPr>
            <w:tcW w:w="992" w:type="dxa"/>
            <w:tcBorders>
              <w:top w:val="single" w:sz="8" w:space="0" w:color="0066CC"/>
              <w:left w:val="nil"/>
              <w:bottom w:val="single" w:sz="8" w:space="0" w:color="0066CC"/>
              <w:right w:val="nil"/>
            </w:tcBorders>
          </w:tcPr>
          <w:p w14:paraId="06A3782B" w14:textId="77777777" w:rsidR="007424C7" w:rsidRPr="004377D1" w:rsidRDefault="007424C7" w:rsidP="00543933">
            <w:pPr>
              <w:spacing w:before="40" w:after="40"/>
              <w:ind w:left="0"/>
              <w:cnfStyle w:val="000000000000" w:firstRow="0" w:lastRow="0" w:firstColumn="0" w:lastColumn="0" w:oddVBand="0" w:evenVBand="0" w:oddHBand="0" w:evenHBand="0" w:firstRowFirstColumn="0" w:firstRowLastColumn="0" w:lastRowFirstColumn="0" w:lastRowLastColumn="0"/>
              <w:rPr>
                <w:bCs/>
                <w:color w:val="FF0000"/>
                <w:sz w:val="16"/>
                <w:szCs w:val="16"/>
              </w:rPr>
            </w:pPr>
            <w:r w:rsidRPr="004377D1">
              <w:rPr>
                <w:bCs/>
                <w:color w:val="FF0000"/>
                <w:sz w:val="16"/>
                <w:szCs w:val="16"/>
                <w:lang w:eastAsia="de-CH"/>
              </w:rPr>
              <w:t>Jahr</w:t>
            </w:r>
          </w:p>
        </w:tc>
        <w:tc>
          <w:tcPr>
            <w:tcW w:w="3969" w:type="dxa"/>
            <w:tcBorders>
              <w:top w:val="single" w:sz="8" w:space="0" w:color="0066CC"/>
              <w:left w:val="nil"/>
              <w:bottom w:val="single" w:sz="8" w:space="0" w:color="0066CC"/>
              <w:right w:val="nil"/>
            </w:tcBorders>
          </w:tcPr>
          <w:p w14:paraId="4845C710" w14:textId="77777777" w:rsidR="007424C7" w:rsidRPr="004377D1" w:rsidRDefault="007424C7" w:rsidP="00543933">
            <w:pPr>
              <w:spacing w:before="40" w:after="40"/>
              <w:ind w:left="0"/>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 xml:space="preserve">Für die </w:t>
            </w:r>
            <w:proofErr w:type="spellStart"/>
            <w:r w:rsidRPr="004377D1">
              <w:rPr>
                <w:bCs/>
                <w:color w:val="FF0000"/>
                <w:sz w:val="16"/>
                <w:szCs w:val="16"/>
                <w:lang w:eastAsia="de-CH"/>
              </w:rPr>
              <w:t>Szenarienjahre</w:t>
            </w:r>
            <w:proofErr w:type="spellEnd"/>
            <w:r w:rsidRPr="004377D1">
              <w:rPr>
                <w:bCs/>
                <w:color w:val="FF0000"/>
                <w:sz w:val="16"/>
                <w:szCs w:val="16"/>
                <w:lang w:eastAsia="de-CH"/>
              </w:rPr>
              <w:t>: Filter über Kalenderjahre; gesamte Filterfenster-Breite, d.h. eine ungerade Zahl wählen</w:t>
            </w:r>
          </w:p>
        </w:tc>
        <w:tc>
          <w:tcPr>
            <w:tcW w:w="708" w:type="dxa"/>
            <w:tcBorders>
              <w:top w:val="single" w:sz="8" w:space="0" w:color="0066CC"/>
              <w:left w:val="nil"/>
              <w:bottom w:val="single" w:sz="8" w:space="0" w:color="0066CC"/>
              <w:right w:val="nil"/>
            </w:tcBorders>
          </w:tcPr>
          <w:p w14:paraId="37F2888E" w14:textId="77777777" w:rsidR="007424C7" w:rsidRPr="004377D1" w:rsidRDefault="007424C7"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7</w:t>
            </w:r>
          </w:p>
        </w:tc>
        <w:tc>
          <w:tcPr>
            <w:tcW w:w="709" w:type="dxa"/>
            <w:tcBorders>
              <w:top w:val="single" w:sz="8" w:space="0" w:color="0066CC"/>
              <w:left w:val="nil"/>
              <w:bottom w:val="single" w:sz="8" w:space="0" w:color="0066CC"/>
              <w:right w:val="nil"/>
            </w:tcBorders>
          </w:tcPr>
          <w:p w14:paraId="6E6D7DF5" w14:textId="77777777" w:rsidR="007424C7" w:rsidRPr="004377D1" w:rsidRDefault="007424C7"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7</w:t>
            </w:r>
          </w:p>
        </w:tc>
        <w:tc>
          <w:tcPr>
            <w:tcW w:w="709" w:type="dxa"/>
            <w:tcBorders>
              <w:top w:val="single" w:sz="8" w:space="0" w:color="0066CC"/>
              <w:left w:val="nil"/>
              <w:bottom w:val="single" w:sz="8" w:space="0" w:color="0066CC"/>
              <w:right w:val="nil"/>
            </w:tcBorders>
          </w:tcPr>
          <w:p w14:paraId="7986200E" w14:textId="77777777" w:rsidR="007424C7" w:rsidRPr="004377D1" w:rsidRDefault="007424C7"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7</w:t>
            </w:r>
          </w:p>
        </w:tc>
      </w:tr>
      <w:tr w:rsidR="00E456EC" w:rsidRPr="00E456EC" w14:paraId="7B23D351"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CE4B185" w14:textId="7021E970" w:rsidR="00E456EC" w:rsidRPr="004377D1" w:rsidRDefault="007424C7" w:rsidP="00E456EC">
            <w:pPr>
              <w:spacing w:before="40" w:after="40"/>
              <w:ind w:left="0"/>
              <w:rPr>
                <w:b w:val="0"/>
                <w:bCs w:val="0"/>
                <w:color w:val="FF0000"/>
                <w:sz w:val="16"/>
                <w:szCs w:val="16"/>
              </w:rPr>
            </w:pPr>
            <w:proofErr w:type="spellStart"/>
            <w:r w:rsidRPr="004377D1">
              <w:rPr>
                <w:b w:val="0"/>
                <w:bCs w:val="0"/>
                <w:color w:val="FF0000"/>
                <w:sz w:val="16"/>
                <w:szCs w:val="16"/>
                <w:lang w:eastAsia="de-CH"/>
              </w:rPr>
              <w:t>ea.baseline.corr</w:t>
            </w:r>
            <w:proofErr w:type="spellEnd"/>
          </w:p>
        </w:tc>
        <w:tc>
          <w:tcPr>
            <w:tcW w:w="992" w:type="dxa"/>
            <w:tcBorders>
              <w:top w:val="single" w:sz="8" w:space="0" w:color="0066CC"/>
              <w:left w:val="nil"/>
              <w:bottom w:val="single" w:sz="8" w:space="0" w:color="0066CC"/>
              <w:right w:val="nil"/>
            </w:tcBorders>
          </w:tcPr>
          <w:p w14:paraId="2C7B21BF" w14:textId="60055383" w:rsidR="00E456EC" w:rsidRPr="004377D1" w:rsidRDefault="007424C7" w:rsidP="00E456EC">
            <w:pPr>
              <w:spacing w:before="40" w:after="40"/>
              <w:ind w:left="0"/>
              <w:cnfStyle w:val="000000100000" w:firstRow="0" w:lastRow="0" w:firstColumn="0" w:lastColumn="0" w:oddVBand="0" w:evenVBand="0" w:oddHBand="1" w:evenHBand="0" w:firstRowFirstColumn="0" w:firstRowLastColumn="0" w:lastRowFirstColumn="0" w:lastRowLastColumn="0"/>
              <w:rPr>
                <w:bCs/>
                <w:color w:val="FF0000"/>
                <w:sz w:val="16"/>
                <w:szCs w:val="16"/>
              </w:rPr>
            </w:pPr>
            <w:r w:rsidRPr="004377D1">
              <w:rPr>
                <w:bCs/>
                <w:color w:val="FF0000"/>
                <w:sz w:val="16"/>
                <w:szCs w:val="16"/>
                <w:lang w:eastAsia="de-CH"/>
              </w:rPr>
              <w:t>Keine Einheit</w:t>
            </w:r>
          </w:p>
        </w:tc>
        <w:tc>
          <w:tcPr>
            <w:tcW w:w="3969" w:type="dxa"/>
            <w:tcBorders>
              <w:top w:val="single" w:sz="8" w:space="0" w:color="0066CC"/>
              <w:left w:val="nil"/>
              <w:bottom w:val="single" w:sz="8" w:space="0" w:color="0066CC"/>
              <w:right w:val="nil"/>
            </w:tcBorders>
          </w:tcPr>
          <w:p w14:paraId="0ACA5B7B" w14:textId="0C866F40" w:rsidR="00E456EC" w:rsidRPr="004377D1" w:rsidRDefault="007424C7" w:rsidP="007424C7">
            <w:pPr>
              <w:spacing w:before="40" w:after="40"/>
              <w:ind w:left="0"/>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Schätzung des Achsenabschnitt der Trendfunktion aus letztem Basisjahr (</w:t>
            </w:r>
            <w:proofErr w:type="spellStart"/>
            <w:r w:rsidRPr="004377D1">
              <w:rPr>
                <w:bCs/>
                <w:color w:val="FF0000"/>
                <w:sz w:val="16"/>
                <w:szCs w:val="16"/>
                <w:lang w:eastAsia="de-CH"/>
              </w:rPr>
              <w:t>ea.baseline.corr</w:t>
            </w:r>
            <w:proofErr w:type="spellEnd"/>
            <w:r w:rsidRPr="004377D1">
              <w:rPr>
                <w:bCs/>
                <w:color w:val="FF0000"/>
                <w:sz w:val="16"/>
                <w:szCs w:val="16"/>
                <w:lang w:eastAsia="de-CH"/>
              </w:rPr>
              <w:t xml:space="preserve"> == 1) oder aus gewichtetem Mittel von Mittelwert und Achsenabschnitt der Regressionsfunktion (</w:t>
            </w:r>
            <w:proofErr w:type="spellStart"/>
            <w:r w:rsidRPr="004377D1">
              <w:rPr>
                <w:bCs/>
                <w:color w:val="FF0000"/>
                <w:sz w:val="16"/>
                <w:szCs w:val="16"/>
                <w:lang w:eastAsia="de-CH"/>
              </w:rPr>
              <w:t>ea.baseline.corr</w:t>
            </w:r>
            <w:proofErr w:type="spellEnd"/>
            <w:r w:rsidRPr="004377D1">
              <w:rPr>
                <w:bCs/>
                <w:color w:val="FF0000"/>
                <w:sz w:val="16"/>
                <w:szCs w:val="16"/>
                <w:lang w:eastAsia="de-CH"/>
              </w:rPr>
              <w:t xml:space="preserve"> = 0)</w:t>
            </w:r>
          </w:p>
        </w:tc>
        <w:tc>
          <w:tcPr>
            <w:tcW w:w="708" w:type="dxa"/>
            <w:tcBorders>
              <w:top w:val="single" w:sz="8" w:space="0" w:color="0066CC"/>
              <w:left w:val="nil"/>
              <w:bottom w:val="single" w:sz="8" w:space="0" w:color="0066CC"/>
              <w:right w:val="nil"/>
            </w:tcBorders>
          </w:tcPr>
          <w:p w14:paraId="10242EEA" w14:textId="1C66A393" w:rsidR="00E456EC" w:rsidRPr="004377D1" w:rsidRDefault="007424C7"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0</w:t>
            </w:r>
          </w:p>
        </w:tc>
        <w:tc>
          <w:tcPr>
            <w:tcW w:w="709" w:type="dxa"/>
            <w:tcBorders>
              <w:top w:val="single" w:sz="8" w:space="0" w:color="0066CC"/>
              <w:left w:val="nil"/>
              <w:bottom w:val="single" w:sz="8" w:space="0" w:color="0066CC"/>
              <w:right w:val="nil"/>
            </w:tcBorders>
          </w:tcPr>
          <w:p w14:paraId="57288772" w14:textId="289DF028" w:rsidR="00E456EC" w:rsidRPr="004377D1" w:rsidRDefault="007424C7"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0</w:t>
            </w:r>
          </w:p>
        </w:tc>
        <w:tc>
          <w:tcPr>
            <w:tcW w:w="709" w:type="dxa"/>
            <w:tcBorders>
              <w:top w:val="single" w:sz="8" w:space="0" w:color="0066CC"/>
              <w:left w:val="nil"/>
              <w:bottom w:val="single" w:sz="8" w:space="0" w:color="0066CC"/>
              <w:right w:val="nil"/>
            </w:tcBorders>
          </w:tcPr>
          <w:p w14:paraId="48E10258" w14:textId="4E12F962" w:rsidR="00E456EC" w:rsidRPr="004377D1" w:rsidRDefault="007424C7"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0</w:t>
            </w:r>
          </w:p>
        </w:tc>
      </w:tr>
      <w:tr w:rsidR="00091BEF" w:rsidRPr="00E456EC" w14:paraId="3710B96F"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AD2E3D0" w14:textId="77777777" w:rsidR="00091BEF" w:rsidRPr="004377D1" w:rsidRDefault="00091BEF" w:rsidP="00543933">
            <w:pPr>
              <w:spacing w:before="40" w:after="40"/>
              <w:ind w:left="0"/>
              <w:rPr>
                <w:b w:val="0"/>
                <w:bCs w:val="0"/>
                <w:color w:val="FF0000"/>
                <w:sz w:val="16"/>
                <w:szCs w:val="16"/>
              </w:rPr>
            </w:pPr>
            <w:proofErr w:type="spellStart"/>
            <w:r w:rsidRPr="004377D1">
              <w:rPr>
                <w:b w:val="0"/>
                <w:bCs w:val="0"/>
                <w:color w:val="FF0000"/>
                <w:sz w:val="16"/>
                <w:szCs w:val="16"/>
                <w:lang w:eastAsia="de-CH"/>
              </w:rPr>
              <w:t>wohn.modell.typ</w:t>
            </w:r>
            <w:proofErr w:type="spellEnd"/>
          </w:p>
        </w:tc>
        <w:tc>
          <w:tcPr>
            <w:tcW w:w="992" w:type="dxa"/>
            <w:tcBorders>
              <w:top w:val="single" w:sz="8" w:space="0" w:color="0066CC"/>
              <w:left w:val="nil"/>
              <w:bottom w:val="single" w:sz="8" w:space="0" w:color="0066CC"/>
              <w:right w:val="nil"/>
            </w:tcBorders>
          </w:tcPr>
          <w:p w14:paraId="577A6852" w14:textId="77777777" w:rsidR="00091BEF" w:rsidRPr="004377D1" w:rsidRDefault="00091BEF" w:rsidP="00543933">
            <w:pPr>
              <w:spacing w:before="40" w:after="40"/>
              <w:ind w:left="0"/>
              <w:cnfStyle w:val="000000000000" w:firstRow="0" w:lastRow="0" w:firstColumn="0" w:lastColumn="0" w:oddVBand="0" w:evenVBand="0" w:oddHBand="0" w:evenHBand="0" w:firstRowFirstColumn="0" w:firstRowLastColumn="0" w:lastRowFirstColumn="0" w:lastRowLastColumn="0"/>
              <w:rPr>
                <w:bCs/>
                <w:color w:val="FF0000"/>
                <w:sz w:val="16"/>
                <w:szCs w:val="16"/>
              </w:rPr>
            </w:pPr>
            <w:r w:rsidRPr="004377D1">
              <w:rPr>
                <w:bCs/>
                <w:color w:val="FF0000"/>
                <w:sz w:val="16"/>
                <w:szCs w:val="16"/>
                <w:lang w:eastAsia="de-CH"/>
              </w:rPr>
              <w:t>Keine Einheit</w:t>
            </w:r>
          </w:p>
        </w:tc>
        <w:tc>
          <w:tcPr>
            <w:tcW w:w="3969" w:type="dxa"/>
            <w:tcBorders>
              <w:top w:val="single" w:sz="8" w:space="0" w:color="0066CC"/>
              <w:left w:val="nil"/>
              <w:bottom w:val="single" w:sz="8" w:space="0" w:color="0066CC"/>
              <w:right w:val="nil"/>
            </w:tcBorders>
          </w:tcPr>
          <w:p w14:paraId="0E00EFC1" w14:textId="33DC8F5B" w:rsidR="00091BEF" w:rsidRPr="004377D1" w:rsidRDefault="00091BEF" w:rsidP="00417CF0">
            <w:pPr>
              <w:spacing w:before="40" w:after="40"/>
              <w:ind w:left="0"/>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 xml:space="preserve">Typ = 1: Für </w:t>
            </w:r>
            <w:proofErr w:type="spellStart"/>
            <w:r w:rsidRPr="004377D1">
              <w:rPr>
                <w:bCs/>
                <w:color w:val="FF0000"/>
                <w:sz w:val="16"/>
                <w:szCs w:val="16"/>
                <w:lang w:eastAsia="de-CH"/>
              </w:rPr>
              <w:t>KaReB</w:t>
            </w:r>
            <w:proofErr w:type="spellEnd"/>
            <w:r w:rsidRPr="004377D1">
              <w:rPr>
                <w:bCs/>
                <w:color w:val="FF0000"/>
                <w:sz w:val="16"/>
                <w:szCs w:val="16"/>
                <w:lang w:eastAsia="de-CH"/>
              </w:rPr>
              <w:t xml:space="preserve"> und </w:t>
            </w:r>
            <w:r w:rsidR="00832655" w:rsidRPr="004377D1">
              <w:rPr>
                <w:bCs/>
                <w:color w:val="FF0000"/>
                <w:sz w:val="16"/>
                <w:szCs w:val="16"/>
                <w:lang w:eastAsia="de-CH"/>
              </w:rPr>
              <w:t>konsolidierte Bauprojekte</w:t>
            </w:r>
            <w:r w:rsidRPr="004377D1">
              <w:rPr>
                <w:bCs/>
                <w:color w:val="FF0000"/>
                <w:sz w:val="16"/>
                <w:szCs w:val="16"/>
                <w:lang w:eastAsia="de-CH"/>
              </w:rPr>
              <w:t xml:space="preserve"> Anteile </w:t>
            </w:r>
            <w:r w:rsidR="008864C5" w:rsidRPr="004377D1">
              <w:rPr>
                <w:bCs/>
                <w:color w:val="FF0000"/>
                <w:sz w:val="16"/>
                <w:szCs w:val="16"/>
                <w:lang w:eastAsia="de-CH"/>
              </w:rPr>
              <w:t>«</w:t>
            </w:r>
            <w:r w:rsidRPr="004377D1">
              <w:rPr>
                <w:bCs/>
                <w:color w:val="FF0000"/>
                <w:sz w:val="16"/>
                <w:szCs w:val="16"/>
                <w:lang w:eastAsia="de-CH"/>
              </w:rPr>
              <w:t>gemeinnützig</w:t>
            </w:r>
            <w:r w:rsidR="008864C5" w:rsidRPr="004377D1">
              <w:rPr>
                <w:bCs/>
                <w:color w:val="FF0000"/>
                <w:sz w:val="16"/>
                <w:szCs w:val="16"/>
                <w:lang w:eastAsia="de-CH"/>
              </w:rPr>
              <w:t>er» Wohnungen</w:t>
            </w:r>
            <w:r w:rsidRPr="004377D1">
              <w:rPr>
                <w:bCs/>
                <w:color w:val="FF0000"/>
                <w:sz w:val="16"/>
                <w:szCs w:val="16"/>
                <w:lang w:eastAsia="de-CH"/>
              </w:rPr>
              <w:t xml:space="preserve"> gemäss diesen Datenquellen</w:t>
            </w:r>
            <w:r w:rsidR="008864C5" w:rsidRPr="004377D1">
              <w:rPr>
                <w:bCs/>
                <w:color w:val="FF0000"/>
                <w:sz w:val="16"/>
                <w:szCs w:val="16"/>
                <w:lang w:eastAsia="de-CH"/>
              </w:rPr>
              <w:t xml:space="preserve"> verwenden</w:t>
            </w:r>
            <w:r w:rsidRPr="004377D1">
              <w:rPr>
                <w:bCs/>
                <w:color w:val="FF0000"/>
                <w:sz w:val="16"/>
                <w:szCs w:val="16"/>
                <w:lang w:eastAsia="de-CH"/>
              </w:rPr>
              <w:t>;</w:t>
            </w:r>
            <w:r w:rsidRPr="004377D1">
              <w:rPr>
                <w:bCs/>
                <w:color w:val="FF0000"/>
                <w:sz w:val="16"/>
                <w:szCs w:val="16"/>
                <w:lang w:eastAsia="de-CH"/>
              </w:rPr>
              <w:br/>
              <w:t xml:space="preserve">Typ = 2: Anteile </w:t>
            </w:r>
            <w:r w:rsidR="00417CF0" w:rsidRPr="004377D1">
              <w:rPr>
                <w:bCs/>
                <w:color w:val="FF0000"/>
                <w:sz w:val="16"/>
                <w:szCs w:val="16"/>
                <w:lang w:eastAsia="de-CH"/>
              </w:rPr>
              <w:t>«</w:t>
            </w:r>
            <w:r w:rsidR="0090455E" w:rsidRPr="004377D1">
              <w:rPr>
                <w:bCs/>
                <w:color w:val="FF0000"/>
                <w:sz w:val="16"/>
                <w:szCs w:val="16"/>
                <w:lang w:eastAsia="de-CH"/>
              </w:rPr>
              <w:t>gemeinn</w:t>
            </w:r>
            <w:r w:rsidRPr="004377D1">
              <w:rPr>
                <w:bCs/>
                <w:color w:val="FF0000"/>
                <w:sz w:val="16"/>
                <w:szCs w:val="16"/>
                <w:lang w:eastAsia="de-CH"/>
              </w:rPr>
              <w:t>ützig</w:t>
            </w:r>
            <w:r w:rsidR="00417CF0" w:rsidRPr="004377D1">
              <w:rPr>
                <w:bCs/>
                <w:color w:val="FF0000"/>
                <w:sz w:val="16"/>
                <w:szCs w:val="16"/>
                <w:lang w:eastAsia="de-CH"/>
              </w:rPr>
              <w:t>er»</w:t>
            </w:r>
            <w:r w:rsidRPr="004377D1">
              <w:rPr>
                <w:bCs/>
                <w:color w:val="FF0000"/>
                <w:sz w:val="16"/>
                <w:szCs w:val="16"/>
                <w:lang w:eastAsia="de-CH"/>
              </w:rPr>
              <w:t xml:space="preserve"> </w:t>
            </w:r>
            <w:r w:rsidR="00417CF0" w:rsidRPr="004377D1">
              <w:rPr>
                <w:bCs/>
                <w:color w:val="FF0000"/>
                <w:sz w:val="16"/>
                <w:szCs w:val="16"/>
                <w:lang w:eastAsia="de-CH"/>
              </w:rPr>
              <w:t xml:space="preserve">Wohnungen aus </w:t>
            </w:r>
            <w:r w:rsidRPr="004377D1">
              <w:rPr>
                <w:bCs/>
                <w:color w:val="FF0000"/>
                <w:sz w:val="16"/>
                <w:szCs w:val="16"/>
                <w:lang w:eastAsia="de-CH"/>
              </w:rPr>
              <w:t xml:space="preserve"> </w:t>
            </w:r>
            <w:r w:rsidR="00417CF0" w:rsidRPr="004377D1">
              <w:rPr>
                <w:bCs/>
                <w:color w:val="FF0000"/>
                <w:sz w:val="16"/>
                <w:szCs w:val="16"/>
                <w:lang w:eastAsia="de-CH"/>
              </w:rPr>
              <w:t xml:space="preserve">modellierten </w:t>
            </w:r>
            <w:r w:rsidRPr="004377D1">
              <w:rPr>
                <w:bCs/>
                <w:color w:val="FF0000"/>
                <w:sz w:val="16"/>
                <w:szCs w:val="16"/>
                <w:lang w:eastAsia="de-CH"/>
              </w:rPr>
              <w:t>Trends in den Quartieren</w:t>
            </w:r>
            <w:r w:rsidR="00417CF0" w:rsidRPr="004377D1">
              <w:rPr>
                <w:bCs/>
                <w:color w:val="FF0000"/>
                <w:sz w:val="16"/>
                <w:szCs w:val="16"/>
                <w:lang w:eastAsia="de-CH"/>
              </w:rPr>
              <w:t xml:space="preserve"> gemäss GWZ-Daten verwenden</w:t>
            </w:r>
            <w:r w:rsidRPr="004377D1">
              <w:rPr>
                <w:bCs/>
                <w:color w:val="FF0000"/>
                <w:sz w:val="16"/>
                <w:szCs w:val="16"/>
                <w:lang w:eastAsia="de-CH"/>
              </w:rPr>
              <w:t>;</w:t>
            </w:r>
            <w:r w:rsidRPr="004377D1">
              <w:rPr>
                <w:bCs/>
                <w:color w:val="FF0000"/>
                <w:sz w:val="16"/>
                <w:szCs w:val="16"/>
                <w:lang w:eastAsia="de-CH"/>
              </w:rPr>
              <w:br/>
            </w:r>
            <w:r w:rsidRPr="004377D1">
              <w:rPr>
                <w:color w:val="FF0000"/>
                <w:sz w:val="16"/>
                <w:szCs w:val="16"/>
              </w:rPr>
              <w:t>Typ</w:t>
            </w:r>
            <w:r w:rsidRPr="004377D1">
              <w:rPr>
                <w:bCs/>
                <w:color w:val="FF0000"/>
                <w:sz w:val="16"/>
                <w:szCs w:val="16"/>
                <w:lang w:eastAsia="de-CH"/>
              </w:rPr>
              <w:t xml:space="preserve"> </w:t>
            </w:r>
            <w:r w:rsidRPr="004377D1">
              <w:rPr>
                <w:color w:val="FF0000"/>
                <w:sz w:val="16"/>
                <w:szCs w:val="16"/>
              </w:rPr>
              <w:t>=</w:t>
            </w:r>
            <w:r w:rsidRPr="004377D1">
              <w:rPr>
                <w:bCs/>
                <w:color w:val="FF0000"/>
                <w:sz w:val="16"/>
                <w:szCs w:val="16"/>
                <w:lang w:eastAsia="de-CH"/>
              </w:rPr>
              <w:t xml:space="preserve"> </w:t>
            </w:r>
            <w:r w:rsidRPr="004377D1">
              <w:rPr>
                <w:color w:val="FF0000"/>
                <w:sz w:val="16"/>
                <w:szCs w:val="16"/>
              </w:rPr>
              <w:t xml:space="preserve">3: </w:t>
            </w:r>
            <w:r w:rsidRPr="004377D1">
              <w:rPr>
                <w:bCs/>
                <w:color w:val="FF0000"/>
                <w:sz w:val="16"/>
                <w:szCs w:val="16"/>
                <w:lang w:eastAsia="de-CH"/>
              </w:rPr>
              <w:t xml:space="preserve">Für </w:t>
            </w:r>
            <w:r w:rsidR="00832655" w:rsidRPr="004377D1">
              <w:rPr>
                <w:bCs/>
                <w:color w:val="FF0000"/>
                <w:sz w:val="16"/>
                <w:szCs w:val="16"/>
                <w:lang w:eastAsia="de-CH"/>
              </w:rPr>
              <w:t>konsolidierte Bauprojekte</w:t>
            </w:r>
            <w:r w:rsidRPr="004377D1">
              <w:rPr>
                <w:bCs/>
                <w:color w:val="FF0000"/>
                <w:sz w:val="16"/>
                <w:szCs w:val="16"/>
                <w:lang w:eastAsia="de-CH"/>
              </w:rPr>
              <w:t xml:space="preserve"> Anteile </w:t>
            </w:r>
            <w:r w:rsidR="00417CF0" w:rsidRPr="004377D1">
              <w:rPr>
                <w:bCs/>
                <w:color w:val="FF0000"/>
                <w:sz w:val="16"/>
                <w:szCs w:val="16"/>
                <w:lang w:eastAsia="de-CH"/>
              </w:rPr>
              <w:t>«</w:t>
            </w:r>
            <w:r w:rsidRPr="004377D1">
              <w:rPr>
                <w:bCs/>
                <w:color w:val="FF0000"/>
                <w:sz w:val="16"/>
                <w:szCs w:val="16"/>
                <w:lang w:eastAsia="de-CH"/>
              </w:rPr>
              <w:t>gemeinnützig</w:t>
            </w:r>
            <w:r w:rsidR="00417CF0" w:rsidRPr="004377D1">
              <w:rPr>
                <w:bCs/>
                <w:color w:val="FF0000"/>
                <w:sz w:val="16"/>
                <w:szCs w:val="16"/>
                <w:lang w:eastAsia="de-CH"/>
              </w:rPr>
              <w:t>er» Wohnungen</w:t>
            </w:r>
            <w:r w:rsidRPr="004377D1">
              <w:rPr>
                <w:bCs/>
                <w:color w:val="FF0000"/>
                <w:sz w:val="16"/>
                <w:szCs w:val="16"/>
                <w:lang w:eastAsia="de-CH"/>
              </w:rPr>
              <w:t xml:space="preserve"> gemäss dieser Datenquellen und für </w:t>
            </w:r>
            <w:proofErr w:type="spellStart"/>
            <w:r w:rsidRPr="004377D1">
              <w:rPr>
                <w:bCs/>
                <w:color w:val="FF0000"/>
                <w:sz w:val="16"/>
                <w:szCs w:val="16"/>
                <w:lang w:eastAsia="de-CH"/>
              </w:rPr>
              <w:t>KaReB</w:t>
            </w:r>
            <w:proofErr w:type="spellEnd"/>
            <w:r w:rsidRPr="004377D1">
              <w:rPr>
                <w:bCs/>
                <w:color w:val="FF0000"/>
                <w:sz w:val="16"/>
                <w:szCs w:val="16"/>
                <w:lang w:eastAsia="de-CH"/>
              </w:rPr>
              <w:t xml:space="preserve"> Anteile </w:t>
            </w:r>
            <w:r w:rsidR="00417CF0" w:rsidRPr="004377D1">
              <w:rPr>
                <w:bCs/>
                <w:color w:val="FF0000"/>
                <w:sz w:val="16"/>
                <w:szCs w:val="16"/>
                <w:lang w:eastAsia="de-CH"/>
              </w:rPr>
              <w:t>«</w:t>
            </w:r>
            <w:r w:rsidRPr="004377D1">
              <w:rPr>
                <w:bCs/>
                <w:color w:val="FF0000"/>
                <w:sz w:val="16"/>
                <w:szCs w:val="16"/>
                <w:lang w:eastAsia="de-CH"/>
              </w:rPr>
              <w:t>gemeinnützig</w:t>
            </w:r>
            <w:r w:rsidR="00417CF0" w:rsidRPr="004377D1">
              <w:rPr>
                <w:bCs/>
                <w:color w:val="FF0000"/>
                <w:sz w:val="16"/>
                <w:szCs w:val="16"/>
                <w:lang w:eastAsia="de-CH"/>
              </w:rPr>
              <w:t>er Wohnungen»</w:t>
            </w:r>
            <w:r w:rsidRPr="004377D1">
              <w:rPr>
                <w:bCs/>
                <w:color w:val="FF0000"/>
                <w:sz w:val="16"/>
                <w:szCs w:val="16"/>
                <w:lang w:eastAsia="de-CH"/>
              </w:rPr>
              <w:t xml:space="preserve"> </w:t>
            </w:r>
            <w:r w:rsidR="00417CF0" w:rsidRPr="004377D1">
              <w:rPr>
                <w:bCs/>
                <w:color w:val="FF0000"/>
                <w:sz w:val="16"/>
                <w:szCs w:val="16"/>
                <w:lang w:eastAsia="de-CH"/>
              </w:rPr>
              <w:t>aus</w:t>
            </w:r>
            <w:r w:rsidRPr="004377D1">
              <w:rPr>
                <w:bCs/>
                <w:color w:val="FF0000"/>
                <w:sz w:val="16"/>
                <w:szCs w:val="16"/>
                <w:lang w:eastAsia="de-CH"/>
              </w:rPr>
              <w:t xml:space="preserve"> </w:t>
            </w:r>
            <w:r w:rsidR="00417CF0" w:rsidRPr="004377D1">
              <w:rPr>
                <w:bCs/>
                <w:color w:val="FF0000"/>
                <w:sz w:val="16"/>
                <w:szCs w:val="16"/>
                <w:lang w:eastAsia="de-CH"/>
              </w:rPr>
              <w:t>modellierten Trends in den Quartieren gemäss GWZ-Daten verwenden</w:t>
            </w:r>
          </w:p>
        </w:tc>
        <w:tc>
          <w:tcPr>
            <w:tcW w:w="708" w:type="dxa"/>
            <w:tcBorders>
              <w:top w:val="single" w:sz="8" w:space="0" w:color="0066CC"/>
              <w:left w:val="nil"/>
              <w:bottom w:val="single" w:sz="8" w:space="0" w:color="0066CC"/>
              <w:right w:val="nil"/>
            </w:tcBorders>
          </w:tcPr>
          <w:p w14:paraId="54FA6A0C" w14:textId="77777777" w:rsidR="00091BEF" w:rsidRPr="004377D1" w:rsidRDefault="00091BEF"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3</w:t>
            </w:r>
          </w:p>
        </w:tc>
        <w:tc>
          <w:tcPr>
            <w:tcW w:w="709" w:type="dxa"/>
            <w:tcBorders>
              <w:top w:val="single" w:sz="8" w:space="0" w:color="0066CC"/>
              <w:left w:val="nil"/>
              <w:bottom w:val="single" w:sz="8" w:space="0" w:color="0066CC"/>
              <w:right w:val="nil"/>
            </w:tcBorders>
          </w:tcPr>
          <w:p w14:paraId="25C32B46" w14:textId="77777777" w:rsidR="00091BEF" w:rsidRPr="004377D1" w:rsidRDefault="00091BEF"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3</w:t>
            </w:r>
          </w:p>
        </w:tc>
        <w:tc>
          <w:tcPr>
            <w:tcW w:w="709" w:type="dxa"/>
            <w:tcBorders>
              <w:top w:val="single" w:sz="8" w:space="0" w:color="0066CC"/>
              <w:left w:val="nil"/>
              <w:bottom w:val="single" w:sz="8" w:space="0" w:color="0066CC"/>
              <w:right w:val="nil"/>
            </w:tcBorders>
          </w:tcPr>
          <w:p w14:paraId="4B5FD8E5" w14:textId="77777777" w:rsidR="00091BEF" w:rsidRPr="004377D1" w:rsidRDefault="00091BEF"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3</w:t>
            </w:r>
          </w:p>
        </w:tc>
      </w:tr>
      <w:tr w:rsidR="00E456EC" w:rsidRPr="00E456EC" w14:paraId="74259E43"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86EB31A" w14:textId="48F6100C" w:rsidR="00E456EC" w:rsidRPr="004377D1" w:rsidRDefault="00091BEF" w:rsidP="00E456EC">
            <w:pPr>
              <w:spacing w:before="40" w:after="40"/>
              <w:ind w:left="0"/>
              <w:rPr>
                <w:b w:val="0"/>
                <w:bCs w:val="0"/>
                <w:color w:val="FF0000"/>
                <w:sz w:val="16"/>
                <w:szCs w:val="16"/>
              </w:rPr>
            </w:pPr>
            <w:proofErr w:type="spellStart"/>
            <w:r w:rsidRPr="004377D1">
              <w:rPr>
                <w:b w:val="0"/>
                <w:bCs w:val="0"/>
                <w:color w:val="FF0000"/>
                <w:sz w:val="16"/>
                <w:szCs w:val="16"/>
                <w:lang w:eastAsia="de-CH"/>
              </w:rPr>
              <w:t>wohn.modell.anteil.leerwhg</w:t>
            </w:r>
            <w:proofErr w:type="spellEnd"/>
          </w:p>
        </w:tc>
        <w:tc>
          <w:tcPr>
            <w:tcW w:w="992" w:type="dxa"/>
            <w:tcBorders>
              <w:top w:val="single" w:sz="8" w:space="0" w:color="0066CC"/>
              <w:left w:val="nil"/>
              <w:bottom w:val="single" w:sz="8" w:space="0" w:color="0066CC"/>
              <w:right w:val="nil"/>
            </w:tcBorders>
          </w:tcPr>
          <w:p w14:paraId="39D9BCD8" w14:textId="22D28855" w:rsidR="00E456EC" w:rsidRPr="004377D1" w:rsidRDefault="00091BEF" w:rsidP="00E456EC">
            <w:pPr>
              <w:spacing w:before="40" w:after="40"/>
              <w:ind w:left="0"/>
              <w:cnfStyle w:val="000000100000" w:firstRow="0" w:lastRow="0" w:firstColumn="0" w:lastColumn="0" w:oddVBand="0" w:evenVBand="0" w:oddHBand="1" w:evenHBand="0" w:firstRowFirstColumn="0" w:firstRowLastColumn="0" w:lastRowFirstColumn="0" w:lastRowLastColumn="0"/>
              <w:rPr>
                <w:bCs/>
                <w:color w:val="FF0000"/>
                <w:sz w:val="16"/>
                <w:szCs w:val="16"/>
              </w:rPr>
            </w:pPr>
            <w:r w:rsidRPr="004377D1">
              <w:rPr>
                <w:bCs/>
                <w:color w:val="FF0000"/>
                <w:sz w:val="16"/>
                <w:szCs w:val="16"/>
                <w:lang w:eastAsia="de-CH"/>
              </w:rPr>
              <w:t>Prozent</w:t>
            </w:r>
          </w:p>
        </w:tc>
        <w:tc>
          <w:tcPr>
            <w:tcW w:w="3969" w:type="dxa"/>
            <w:tcBorders>
              <w:top w:val="single" w:sz="8" w:space="0" w:color="0066CC"/>
              <w:left w:val="nil"/>
              <w:bottom w:val="single" w:sz="8" w:space="0" w:color="0066CC"/>
              <w:right w:val="nil"/>
            </w:tcBorders>
          </w:tcPr>
          <w:p w14:paraId="712E807C" w14:textId="7D141237" w:rsidR="00E456EC" w:rsidRPr="004377D1" w:rsidRDefault="00091BEF" w:rsidP="00A868AB">
            <w:pPr>
              <w:spacing w:before="40" w:after="40"/>
              <w:ind w:left="0"/>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Anteil Leerwohnungen</w:t>
            </w:r>
          </w:p>
        </w:tc>
        <w:tc>
          <w:tcPr>
            <w:tcW w:w="708" w:type="dxa"/>
            <w:tcBorders>
              <w:top w:val="single" w:sz="8" w:space="0" w:color="0066CC"/>
              <w:left w:val="nil"/>
              <w:bottom w:val="single" w:sz="8" w:space="0" w:color="0066CC"/>
              <w:right w:val="nil"/>
            </w:tcBorders>
          </w:tcPr>
          <w:p w14:paraId="200402F8" w14:textId="060BB2C2" w:rsidR="00E456EC" w:rsidRPr="004377D1" w:rsidRDefault="00091BEF"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0</w:t>
            </w:r>
          </w:p>
        </w:tc>
        <w:tc>
          <w:tcPr>
            <w:tcW w:w="709" w:type="dxa"/>
            <w:tcBorders>
              <w:top w:val="single" w:sz="8" w:space="0" w:color="0066CC"/>
              <w:left w:val="nil"/>
              <w:bottom w:val="single" w:sz="8" w:space="0" w:color="0066CC"/>
              <w:right w:val="nil"/>
            </w:tcBorders>
          </w:tcPr>
          <w:p w14:paraId="54F2A98D" w14:textId="09D569D0" w:rsidR="00E456EC" w:rsidRPr="004377D1" w:rsidRDefault="00091BEF"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0</w:t>
            </w:r>
          </w:p>
        </w:tc>
        <w:tc>
          <w:tcPr>
            <w:tcW w:w="709" w:type="dxa"/>
            <w:tcBorders>
              <w:top w:val="single" w:sz="8" w:space="0" w:color="0066CC"/>
              <w:left w:val="nil"/>
              <w:bottom w:val="single" w:sz="8" w:space="0" w:color="0066CC"/>
              <w:right w:val="nil"/>
            </w:tcBorders>
          </w:tcPr>
          <w:p w14:paraId="7C5F6EAB" w14:textId="5B48FFEA" w:rsidR="00E456EC" w:rsidRPr="004377D1" w:rsidRDefault="00091BEF"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0</w:t>
            </w:r>
          </w:p>
        </w:tc>
      </w:tr>
    </w:tbl>
    <w:p w14:paraId="33D44537" w14:textId="77777777" w:rsidR="00A47BAA" w:rsidRDefault="00A47BAA" w:rsidP="00E564D9"/>
    <w:p w14:paraId="0F6E363C" w14:textId="77777777" w:rsidR="00C97652" w:rsidRDefault="00E456EC" w:rsidP="00C97652">
      <w:pPr>
        <w:pStyle w:val="Randnotiz"/>
        <w:pageBreakBefore/>
        <w:framePr w:wrap="around"/>
      </w:pPr>
      <w:r>
        <w:lastRenderedPageBreak/>
        <w:br w:type="page"/>
      </w:r>
      <w:r w:rsidR="00C97652" w:rsidRPr="006A5357">
        <w:t>Parameter zu Kapazität und Reserven</w:t>
      </w:r>
    </w:p>
    <w:p w14:paraId="12234B3B" w14:textId="77777777" w:rsidR="00C97652" w:rsidRDefault="00C97652" w:rsidP="00C97652"/>
    <w:p w14:paraId="6F09C915" w14:textId="77777777" w:rsidR="00C97652" w:rsidRDefault="00C97652" w:rsidP="00C97652"/>
    <w:p w14:paraId="657422BD" w14:textId="77777777" w:rsidR="00C97652" w:rsidRDefault="00C97652" w:rsidP="00C97652"/>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C97652" w:rsidRPr="00575B76" w14:paraId="469EA5AB" w14:textId="77777777" w:rsidTr="003369C3">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33658D18" w14:textId="77777777" w:rsidR="00C97652" w:rsidRPr="00575B76" w:rsidRDefault="00C97652" w:rsidP="003369C3">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59E2A2CA" w14:textId="77777777" w:rsidR="00C97652" w:rsidRPr="00575B76" w:rsidRDefault="00C97652" w:rsidP="003369C3">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668C0DC0" w14:textId="77777777" w:rsidR="00C97652" w:rsidRPr="00575B76" w:rsidRDefault="00C97652" w:rsidP="003369C3">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25F86DF2" w14:textId="77777777" w:rsidR="00C97652" w:rsidRPr="00575B76" w:rsidRDefault="00C97652" w:rsidP="003369C3">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C97652" w:rsidRPr="00575B76" w14:paraId="7D2B21A8" w14:textId="77777777" w:rsidTr="003369C3">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4F467945" w14:textId="77777777" w:rsidR="00C97652" w:rsidRPr="00575B76" w:rsidRDefault="00C97652" w:rsidP="003369C3">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5DA73856" w14:textId="77777777" w:rsidR="00C97652" w:rsidRPr="00575B76" w:rsidRDefault="00C97652"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73292723" w14:textId="77777777" w:rsidR="00C97652" w:rsidRPr="00575B76" w:rsidRDefault="00C97652"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0CCF5923" w14:textId="77777777" w:rsidR="00C97652" w:rsidRPr="00575B76" w:rsidRDefault="00C97652"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099B4B17" w14:textId="77777777" w:rsidR="00C97652" w:rsidRPr="00575B76" w:rsidRDefault="00C97652"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259C6DC0" w14:textId="77777777" w:rsidR="00C97652" w:rsidRPr="00575B76" w:rsidRDefault="00C97652"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C97652" w:rsidRPr="00575B76" w14:paraId="3D568FB1" w14:textId="77777777" w:rsidTr="003369C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AB73219" w14:textId="77777777" w:rsidR="00C97652" w:rsidRPr="00BB411E" w:rsidRDefault="00C97652" w:rsidP="003369C3">
            <w:pPr>
              <w:pStyle w:val="Tabelle"/>
              <w:rPr>
                <w:rFonts w:ascii="Arial" w:hAnsi="Arial" w:cs="Arial"/>
                <w:b w:val="0"/>
                <w:color w:val="FF0000"/>
                <w:sz w:val="16"/>
                <w:szCs w:val="16"/>
                <w:lang w:eastAsia="en-US"/>
              </w:rPr>
            </w:pPr>
            <w:proofErr w:type="spellStart"/>
            <w:r w:rsidRPr="00BB411E">
              <w:rPr>
                <w:rFonts w:ascii="Arial" w:hAnsi="Arial" w:cs="Arial"/>
                <w:b w:val="0"/>
                <w:color w:val="FF0000"/>
                <w:sz w:val="16"/>
                <w:szCs w:val="16"/>
              </w:rPr>
              <w:t>kareb.vf</w:t>
            </w:r>
            <w:proofErr w:type="spellEnd"/>
          </w:p>
        </w:tc>
        <w:tc>
          <w:tcPr>
            <w:tcW w:w="992" w:type="dxa"/>
            <w:tcBorders>
              <w:top w:val="single" w:sz="8" w:space="0" w:color="0066CC"/>
              <w:left w:val="nil"/>
              <w:bottom w:val="single" w:sz="8" w:space="0" w:color="0066CC"/>
              <w:right w:val="nil"/>
            </w:tcBorders>
          </w:tcPr>
          <w:p w14:paraId="6109E3E3" w14:textId="77777777" w:rsidR="00C97652" w:rsidRPr="00BB411E" w:rsidRDefault="00C97652"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53787094" w14:textId="56BC6914" w:rsidR="00C97652" w:rsidRPr="00BB411E" w:rsidRDefault="00C97652" w:rsidP="001D1A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Anteil «Verkehrsfläche»</w:t>
            </w:r>
            <w:r w:rsidR="001D1AC3" w:rsidRPr="00BB411E">
              <w:rPr>
                <w:rFonts w:ascii="Arial" w:hAnsi="Arial" w:cs="Arial"/>
                <w:color w:val="FF0000"/>
                <w:sz w:val="16"/>
                <w:szCs w:val="16"/>
              </w:rPr>
              <w:t xml:space="preserve"> an der Geschossflächen, Wohnungsfläche (W) wird aus den Geschossflächen (G) nach der Formel W = G * 100 / (100 + </w:t>
            </w:r>
            <w:proofErr w:type="spellStart"/>
            <w:r w:rsidR="001D1AC3" w:rsidRPr="00BB411E">
              <w:rPr>
                <w:rFonts w:ascii="Arial" w:hAnsi="Arial" w:cs="Arial"/>
                <w:color w:val="FF0000"/>
                <w:sz w:val="16"/>
                <w:szCs w:val="16"/>
              </w:rPr>
              <w:t>kareb.vf</w:t>
            </w:r>
            <w:proofErr w:type="spellEnd"/>
            <w:r w:rsidR="001D1AC3" w:rsidRPr="00BB411E">
              <w:rPr>
                <w:rFonts w:ascii="Arial" w:hAnsi="Arial" w:cs="Arial"/>
                <w:color w:val="FF0000"/>
                <w:sz w:val="16"/>
                <w:szCs w:val="16"/>
              </w:rPr>
              <w:t>) berechnet</w:t>
            </w:r>
          </w:p>
        </w:tc>
        <w:tc>
          <w:tcPr>
            <w:tcW w:w="708" w:type="dxa"/>
            <w:tcBorders>
              <w:top w:val="single" w:sz="8" w:space="0" w:color="0066CC"/>
              <w:left w:val="nil"/>
              <w:bottom w:val="single" w:sz="8" w:space="0" w:color="0066CC"/>
              <w:right w:val="nil"/>
            </w:tcBorders>
          </w:tcPr>
          <w:p w14:paraId="4E83B3EF"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25</w:t>
            </w:r>
          </w:p>
        </w:tc>
        <w:tc>
          <w:tcPr>
            <w:tcW w:w="709" w:type="dxa"/>
            <w:tcBorders>
              <w:top w:val="single" w:sz="8" w:space="0" w:color="0066CC"/>
              <w:left w:val="nil"/>
              <w:bottom w:val="single" w:sz="8" w:space="0" w:color="0066CC"/>
              <w:right w:val="nil"/>
            </w:tcBorders>
          </w:tcPr>
          <w:p w14:paraId="2D9AAD52"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25</w:t>
            </w:r>
          </w:p>
        </w:tc>
        <w:tc>
          <w:tcPr>
            <w:tcW w:w="709" w:type="dxa"/>
            <w:tcBorders>
              <w:top w:val="single" w:sz="8" w:space="0" w:color="0066CC"/>
              <w:left w:val="nil"/>
              <w:bottom w:val="single" w:sz="8" w:space="0" w:color="0066CC"/>
              <w:right w:val="nil"/>
            </w:tcBorders>
          </w:tcPr>
          <w:p w14:paraId="21F7DFEF"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25</w:t>
            </w:r>
          </w:p>
        </w:tc>
      </w:tr>
      <w:tr w:rsidR="00C97652" w:rsidRPr="00575B76" w14:paraId="6825B11C" w14:textId="77777777" w:rsidTr="00336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CD35829" w14:textId="77777777" w:rsidR="00C97652" w:rsidRPr="00BB411E" w:rsidRDefault="00C97652" w:rsidP="003369C3">
            <w:pPr>
              <w:pStyle w:val="Tabelle"/>
              <w:rPr>
                <w:rFonts w:ascii="Arial" w:hAnsi="Arial" w:cs="Arial"/>
                <w:b w:val="0"/>
                <w:color w:val="FF0000"/>
                <w:sz w:val="16"/>
                <w:szCs w:val="16"/>
                <w:lang w:eastAsia="en-US"/>
              </w:rPr>
            </w:pPr>
            <w:proofErr w:type="spellStart"/>
            <w:r w:rsidRPr="00BB411E">
              <w:rPr>
                <w:rFonts w:ascii="Arial" w:hAnsi="Arial" w:cs="Arial"/>
                <w:b w:val="0"/>
                <w:color w:val="FF0000"/>
                <w:sz w:val="16"/>
                <w:szCs w:val="16"/>
              </w:rPr>
              <w:t>kareb.wohnant</w:t>
            </w:r>
            <w:proofErr w:type="spellEnd"/>
          </w:p>
        </w:tc>
        <w:tc>
          <w:tcPr>
            <w:tcW w:w="992" w:type="dxa"/>
            <w:tcBorders>
              <w:top w:val="single" w:sz="8" w:space="0" w:color="0066CC"/>
              <w:left w:val="nil"/>
              <w:bottom w:val="single" w:sz="8" w:space="0" w:color="0066CC"/>
              <w:right w:val="nil"/>
            </w:tcBorders>
          </w:tcPr>
          <w:p w14:paraId="12E9F517" w14:textId="77777777" w:rsidR="00C97652" w:rsidRPr="00BB411E" w:rsidRDefault="00C97652"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BB411E">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346C1ED1" w14:textId="77777777" w:rsidR="00C97652" w:rsidRPr="00BB411E" w:rsidRDefault="00C97652"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Anteil realer Wohnanteil («Schieber»): -100 % = minimaler Wohnanteil gemäss BZO 2016, 0% = realer Wohnanteil, +100 % = maximaler Wohnanteil gemäss BZO 2016</w:t>
            </w:r>
          </w:p>
        </w:tc>
        <w:tc>
          <w:tcPr>
            <w:tcW w:w="708" w:type="dxa"/>
            <w:tcBorders>
              <w:top w:val="single" w:sz="8" w:space="0" w:color="0066CC"/>
              <w:left w:val="nil"/>
              <w:bottom w:val="single" w:sz="8" w:space="0" w:color="0066CC"/>
              <w:right w:val="nil"/>
            </w:tcBorders>
          </w:tcPr>
          <w:p w14:paraId="32E6F8E4" w14:textId="77777777" w:rsidR="00C97652" w:rsidRPr="00BB411E" w:rsidRDefault="00C97652"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-25</w:t>
            </w:r>
          </w:p>
        </w:tc>
        <w:tc>
          <w:tcPr>
            <w:tcW w:w="709" w:type="dxa"/>
            <w:tcBorders>
              <w:top w:val="single" w:sz="8" w:space="0" w:color="0066CC"/>
              <w:left w:val="nil"/>
              <w:bottom w:val="single" w:sz="8" w:space="0" w:color="0066CC"/>
              <w:right w:val="nil"/>
            </w:tcBorders>
          </w:tcPr>
          <w:p w14:paraId="61E708CF" w14:textId="77777777" w:rsidR="00C97652" w:rsidRPr="00BB411E" w:rsidRDefault="00C97652"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7749E010" w14:textId="77777777" w:rsidR="00C97652" w:rsidRPr="00BB411E" w:rsidRDefault="00C97652"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25</w:t>
            </w:r>
          </w:p>
        </w:tc>
      </w:tr>
      <w:tr w:rsidR="00C97652" w:rsidRPr="00575B76" w14:paraId="650F3230" w14:textId="77777777" w:rsidTr="003369C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9085D36" w14:textId="77777777" w:rsidR="00C97652" w:rsidRPr="00BB411E" w:rsidRDefault="00C97652" w:rsidP="003369C3">
            <w:pPr>
              <w:pStyle w:val="Tabelle"/>
              <w:rPr>
                <w:rFonts w:ascii="Arial" w:hAnsi="Arial" w:cs="Arial"/>
                <w:b w:val="0"/>
                <w:color w:val="FF0000"/>
                <w:sz w:val="16"/>
                <w:szCs w:val="16"/>
                <w:lang w:eastAsia="en-US"/>
              </w:rPr>
            </w:pPr>
            <w:proofErr w:type="spellStart"/>
            <w:r w:rsidRPr="00BB411E">
              <w:rPr>
                <w:rFonts w:ascii="Arial" w:hAnsi="Arial" w:cs="Arial"/>
                <w:b w:val="0"/>
                <w:color w:val="FF0000"/>
                <w:sz w:val="16"/>
                <w:szCs w:val="16"/>
              </w:rPr>
              <w:t>kareb.areal</w:t>
            </w:r>
            <w:proofErr w:type="spellEnd"/>
          </w:p>
        </w:tc>
        <w:tc>
          <w:tcPr>
            <w:tcW w:w="992" w:type="dxa"/>
            <w:tcBorders>
              <w:top w:val="single" w:sz="8" w:space="0" w:color="0066CC"/>
              <w:left w:val="nil"/>
              <w:bottom w:val="single" w:sz="8" w:space="0" w:color="0066CC"/>
              <w:right w:val="nil"/>
            </w:tcBorders>
          </w:tcPr>
          <w:p w14:paraId="20EC9286" w14:textId="77777777" w:rsidR="00C97652" w:rsidRPr="00BB411E" w:rsidRDefault="00C97652"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BB411E">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2EBDD11C" w14:textId="77777777" w:rsidR="00C97652" w:rsidRPr="00BB411E" w:rsidRDefault="00C97652"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Anteil Arealüberbauung («Schieber»); 0 % = ohne Arealüberbauung, 100 % = mit Arealüberbauung</w:t>
            </w:r>
          </w:p>
        </w:tc>
        <w:tc>
          <w:tcPr>
            <w:tcW w:w="708" w:type="dxa"/>
            <w:tcBorders>
              <w:top w:val="single" w:sz="8" w:space="0" w:color="0066CC"/>
              <w:left w:val="nil"/>
              <w:bottom w:val="single" w:sz="8" w:space="0" w:color="0066CC"/>
              <w:right w:val="nil"/>
            </w:tcBorders>
          </w:tcPr>
          <w:p w14:paraId="430BDC04"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39044BD0"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74DD338A"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100</w:t>
            </w:r>
          </w:p>
        </w:tc>
      </w:tr>
      <w:tr w:rsidR="00C97652" w:rsidRPr="00575B76" w14:paraId="712778D8" w14:textId="77777777" w:rsidTr="00336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3053B6C" w14:textId="77777777" w:rsidR="00C97652" w:rsidRPr="00BB411E" w:rsidRDefault="00C97652" w:rsidP="003369C3">
            <w:pPr>
              <w:pStyle w:val="Tabelle"/>
              <w:rPr>
                <w:rFonts w:ascii="Arial" w:hAnsi="Arial" w:cs="Arial"/>
                <w:b w:val="0"/>
                <w:color w:val="FF0000"/>
                <w:sz w:val="16"/>
                <w:szCs w:val="16"/>
                <w:lang w:eastAsia="en-US"/>
              </w:rPr>
            </w:pPr>
            <w:proofErr w:type="spellStart"/>
            <w:r w:rsidRPr="00BB411E">
              <w:rPr>
                <w:rFonts w:ascii="Arial" w:hAnsi="Arial" w:cs="Arial"/>
                <w:b w:val="0"/>
                <w:color w:val="FF0000"/>
                <w:sz w:val="16"/>
                <w:szCs w:val="16"/>
              </w:rPr>
              <w:t>kareb.ausbau</w:t>
            </w:r>
            <w:proofErr w:type="spellEnd"/>
          </w:p>
        </w:tc>
        <w:tc>
          <w:tcPr>
            <w:tcW w:w="992" w:type="dxa"/>
            <w:tcBorders>
              <w:top w:val="single" w:sz="8" w:space="0" w:color="0066CC"/>
              <w:left w:val="nil"/>
              <w:bottom w:val="single" w:sz="8" w:space="0" w:color="0066CC"/>
              <w:right w:val="nil"/>
            </w:tcBorders>
          </w:tcPr>
          <w:p w14:paraId="4AC56BDC" w14:textId="77777777" w:rsidR="00C97652" w:rsidRPr="00BB411E" w:rsidRDefault="00C97652"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BB411E">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12C7B7A8" w14:textId="77777777" w:rsidR="00C97652" w:rsidRPr="00BB411E" w:rsidRDefault="00C97652"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Ausbaugrad in Prozent (linearer Einfluss auf die Kapazität; das AfS rechnet meistens mit 85 %)</w:t>
            </w:r>
          </w:p>
        </w:tc>
        <w:tc>
          <w:tcPr>
            <w:tcW w:w="708" w:type="dxa"/>
            <w:tcBorders>
              <w:top w:val="single" w:sz="8" w:space="0" w:color="0066CC"/>
              <w:left w:val="nil"/>
              <w:bottom w:val="single" w:sz="8" w:space="0" w:color="0066CC"/>
              <w:right w:val="nil"/>
            </w:tcBorders>
          </w:tcPr>
          <w:p w14:paraId="12DD6E9E" w14:textId="77777777" w:rsidR="00C97652" w:rsidRPr="00BB411E" w:rsidRDefault="00C97652"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75</w:t>
            </w:r>
          </w:p>
        </w:tc>
        <w:tc>
          <w:tcPr>
            <w:tcW w:w="709" w:type="dxa"/>
            <w:tcBorders>
              <w:top w:val="single" w:sz="8" w:space="0" w:color="0066CC"/>
              <w:left w:val="nil"/>
              <w:bottom w:val="single" w:sz="8" w:space="0" w:color="0066CC"/>
              <w:right w:val="nil"/>
            </w:tcBorders>
          </w:tcPr>
          <w:p w14:paraId="53E95AEB" w14:textId="77777777" w:rsidR="00C97652" w:rsidRPr="00BB411E" w:rsidRDefault="00C97652"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85</w:t>
            </w:r>
          </w:p>
        </w:tc>
        <w:tc>
          <w:tcPr>
            <w:tcW w:w="709" w:type="dxa"/>
            <w:tcBorders>
              <w:top w:val="single" w:sz="8" w:space="0" w:color="0066CC"/>
              <w:left w:val="nil"/>
              <w:bottom w:val="single" w:sz="8" w:space="0" w:color="0066CC"/>
              <w:right w:val="nil"/>
            </w:tcBorders>
          </w:tcPr>
          <w:p w14:paraId="3A51DA10" w14:textId="77777777" w:rsidR="00C97652" w:rsidRPr="00BB411E" w:rsidRDefault="00C97652"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90</w:t>
            </w:r>
          </w:p>
        </w:tc>
      </w:tr>
      <w:tr w:rsidR="00C97652" w:rsidRPr="00575B76" w14:paraId="176C678A" w14:textId="77777777" w:rsidTr="003369C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253D8ED" w14:textId="77777777" w:rsidR="00C97652" w:rsidRPr="00BB411E" w:rsidRDefault="00C97652" w:rsidP="003369C3">
            <w:pPr>
              <w:pStyle w:val="Tabelle"/>
              <w:rPr>
                <w:rFonts w:ascii="Arial" w:hAnsi="Arial" w:cs="Arial"/>
                <w:b w:val="0"/>
                <w:color w:val="FF0000"/>
                <w:sz w:val="16"/>
                <w:szCs w:val="16"/>
                <w:lang w:eastAsia="en-US"/>
              </w:rPr>
            </w:pPr>
            <w:proofErr w:type="spellStart"/>
            <w:r w:rsidRPr="00BB411E">
              <w:rPr>
                <w:rFonts w:ascii="Arial" w:hAnsi="Arial" w:cs="Arial"/>
                <w:b w:val="0"/>
                <w:color w:val="FF0000"/>
                <w:sz w:val="16"/>
                <w:szCs w:val="16"/>
              </w:rPr>
              <w:t>kareb.ina.prozentpunkte</w:t>
            </w:r>
            <w:proofErr w:type="spellEnd"/>
          </w:p>
        </w:tc>
        <w:tc>
          <w:tcPr>
            <w:tcW w:w="992" w:type="dxa"/>
            <w:tcBorders>
              <w:top w:val="single" w:sz="8" w:space="0" w:color="0066CC"/>
              <w:left w:val="nil"/>
              <w:bottom w:val="single" w:sz="8" w:space="0" w:color="0066CC"/>
              <w:right w:val="nil"/>
            </w:tcBorders>
          </w:tcPr>
          <w:p w14:paraId="35B5C9A6" w14:textId="77777777" w:rsidR="00C97652" w:rsidRPr="00BB411E" w:rsidRDefault="00C97652"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BB411E">
              <w:rPr>
                <w:rFonts w:ascii="Arial" w:hAnsi="Arial" w:cs="Arial"/>
                <w:color w:val="FF0000"/>
                <w:sz w:val="16"/>
                <w:szCs w:val="16"/>
              </w:rPr>
              <w:t>Prozentpunkte</w:t>
            </w:r>
          </w:p>
        </w:tc>
        <w:tc>
          <w:tcPr>
            <w:tcW w:w="3969" w:type="dxa"/>
            <w:tcBorders>
              <w:top w:val="single" w:sz="8" w:space="0" w:color="0066CC"/>
              <w:left w:val="nil"/>
              <w:bottom w:val="single" w:sz="8" w:space="0" w:color="0066CC"/>
              <w:right w:val="nil"/>
            </w:tcBorders>
          </w:tcPr>
          <w:p w14:paraId="1A05BF12" w14:textId="77777777" w:rsidR="00C97652" w:rsidRPr="00BB411E" w:rsidRDefault="00C97652"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Anzahl Prozentpunkte der Reserven, die mehr in Anspruch genommen werden (zwischen -100 % und +100 %)</w:t>
            </w:r>
          </w:p>
        </w:tc>
        <w:tc>
          <w:tcPr>
            <w:tcW w:w="708" w:type="dxa"/>
            <w:tcBorders>
              <w:top w:val="single" w:sz="8" w:space="0" w:color="0066CC"/>
              <w:left w:val="nil"/>
              <w:bottom w:val="single" w:sz="8" w:space="0" w:color="0066CC"/>
              <w:right w:val="nil"/>
            </w:tcBorders>
          </w:tcPr>
          <w:p w14:paraId="697FE03E"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69CA8808"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19D18F1F"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0</w:t>
            </w:r>
          </w:p>
        </w:tc>
      </w:tr>
      <w:tr w:rsidR="00C97652" w:rsidRPr="00575B76" w14:paraId="78F9051B" w14:textId="77777777" w:rsidTr="00336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4CCD35A" w14:textId="77777777" w:rsidR="00C97652" w:rsidRPr="00BB411E" w:rsidRDefault="00C97652" w:rsidP="003369C3">
            <w:pPr>
              <w:pStyle w:val="Tabelle"/>
              <w:rPr>
                <w:rFonts w:ascii="Arial" w:hAnsi="Arial" w:cs="Arial"/>
                <w:b w:val="0"/>
                <w:color w:val="FF0000"/>
                <w:sz w:val="16"/>
                <w:szCs w:val="16"/>
                <w:lang w:eastAsia="en-US"/>
              </w:rPr>
            </w:pPr>
            <w:proofErr w:type="spellStart"/>
            <w:r w:rsidRPr="00BB411E">
              <w:rPr>
                <w:rFonts w:ascii="Arial" w:hAnsi="Arial" w:cs="Arial"/>
                <w:b w:val="0"/>
                <w:color w:val="FF0000"/>
                <w:sz w:val="16"/>
                <w:szCs w:val="16"/>
              </w:rPr>
              <w:t>kareb.ina.jahr</w:t>
            </w:r>
            <w:proofErr w:type="spellEnd"/>
          </w:p>
        </w:tc>
        <w:tc>
          <w:tcPr>
            <w:tcW w:w="992" w:type="dxa"/>
            <w:tcBorders>
              <w:top w:val="single" w:sz="8" w:space="0" w:color="0066CC"/>
              <w:left w:val="nil"/>
              <w:bottom w:val="single" w:sz="8" w:space="0" w:color="0066CC"/>
              <w:right w:val="nil"/>
            </w:tcBorders>
          </w:tcPr>
          <w:p w14:paraId="30D502B5" w14:textId="77777777" w:rsidR="00C97652" w:rsidRPr="00BB411E" w:rsidRDefault="00C97652"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BB411E">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76D59984" w14:textId="77777777" w:rsidR="00C97652" w:rsidRPr="00BB411E" w:rsidRDefault="00C97652"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Bezugsjahr der Inanspruchnahme-Werte</w:t>
            </w:r>
          </w:p>
        </w:tc>
        <w:tc>
          <w:tcPr>
            <w:tcW w:w="708" w:type="dxa"/>
            <w:tcBorders>
              <w:top w:val="single" w:sz="8" w:space="0" w:color="0066CC"/>
              <w:left w:val="nil"/>
              <w:bottom w:val="single" w:sz="8" w:space="0" w:color="0066CC"/>
              <w:right w:val="nil"/>
            </w:tcBorders>
          </w:tcPr>
          <w:p w14:paraId="7B6F4CE5" w14:textId="1113DD10" w:rsidR="00C97652" w:rsidRPr="00BB411E" w:rsidRDefault="006F5D90" w:rsidP="00D84E9B">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204</w:t>
            </w:r>
            <w:r w:rsidR="00D84E9B" w:rsidRPr="00BB411E">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77E5D56A" w14:textId="2F612E13" w:rsidR="00C97652" w:rsidRPr="00BB411E" w:rsidRDefault="00D84E9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2045</w:t>
            </w:r>
          </w:p>
        </w:tc>
        <w:tc>
          <w:tcPr>
            <w:tcW w:w="709" w:type="dxa"/>
            <w:tcBorders>
              <w:top w:val="single" w:sz="8" w:space="0" w:color="0066CC"/>
              <w:left w:val="nil"/>
              <w:bottom w:val="single" w:sz="8" w:space="0" w:color="0066CC"/>
              <w:right w:val="nil"/>
            </w:tcBorders>
          </w:tcPr>
          <w:p w14:paraId="473936D3" w14:textId="2E572E82" w:rsidR="00C97652" w:rsidRPr="00BB411E" w:rsidRDefault="00D84E9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2045</w:t>
            </w:r>
          </w:p>
        </w:tc>
      </w:tr>
      <w:tr w:rsidR="00C97652" w:rsidRPr="00575B76" w14:paraId="1BE7B779" w14:textId="77777777" w:rsidTr="003369C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445CF74" w14:textId="77777777" w:rsidR="00C97652" w:rsidRPr="00BB411E" w:rsidRDefault="00C97652" w:rsidP="003369C3">
            <w:pPr>
              <w:pStyle w:val="Tabelle"/>
              <w:rPr>
                <w:rFonts w:ascii="Arial" w:hAnsi="Arial" w:cs="Arial"/>
                <w:b w:val="0"/>
                <w:color w:val="FF0000"/>
                <w:sz w:val="16"/>
                <w:szCs w:val="16"/>
                <w:lang w:eastAsia="en-US"/>
              </w:rPr>
            </w:pPr>
            <w:proofErr w:type="spellStart"/>
            <w:r w:rsidRPr="00BB411E">
              <w:rPr>
                <w:rFonts w:ascii="Arial" w:hAnsi="Arial" w:cs="Arial"/>
                <w:b w:val="0"/>
                <w:color w:val="FF0000"/>
                <w:sz w:val="16"/>
                <w:szCs w:val="16"/>
              </w:rPr>
              <w:t>kareb.ina.lambda</w:t>
            </w:r>
            <w:proofErr w:type="spellEnd"/>
          </w:p>
        </w:tc>
        <w:tc>
          <w:tcPr>
            <w:tcW w:w="992" w:type="dxa"/>
            <w:tcBorders>
              <w:top w:val="single" w:sz="8" w:space="0" w:color="0066CC"/>
              <w:left w:val="nil"/>
              <w:bottom w:val="single" w:sz="8" w:space="0" w:color="0066CC"/>
              <w:right w:val="nil"/>
            </w:tcBorders>
          </w:tcPr>
          <w:p w14:paraId="05344553" w14:textId="77777777" w:rsidR="00C97652" w:rsidRPr="00BB411E" w:rsidRDefault="00C97652"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BB411E">
              <w:rPr>
                <w:rFonts w:ascii="Arial" w:hAnsi="Arial" w:cs="Arial"/>
                <w:color w:val="FF0000"/>
                <w:sz w:val="16"/>
                <w:szCs w:val="16"/>
              </w:rPr>
              <w:t>pro Jahr</w:t>
            </w:r>
          </w:p>
        </w:tc>
        <w:tc>
          <w:tcPr>
            <w:tcW w:w="3969" w:type="dxa"/>
            <w:tcBorders>
              <w:top w:val="single" w:sz="8" w:space="0" w:color="0066CC"/>
              <w:left w:val="nil"/>
              <w:bottom w:val="single" w:sz="8" w:space="0" w:color="0066CC"/>
              <w:right w:val="nil"/>
            </w:tcBorders>
          </w:tcPr>
          <w:p w14:paraId="41542CC3" w14:textId="77777777" w:rsidR="00C97652" w:rsidRPr="00BB411E" w:rsidRDefault="00C97652"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 xml:space="preserve">lambda-Wert einer Exponentialfunktion </w:t>
            </w:r>
            <w:proofErr w:type="spellStart"/>
            <w:r w:rsidRPr="00BB411E">
              <w:rPr>
                <w:rFonts w:ascii="Arial" w:hAnsi="Arial" w:cs="Arial"/>
                <w:color w:val="FF0000"/>
                <w:sz w:val="16"/>
                <w:szCs w:val="16"/>
              </w:rPr>
              <w:t>exp</w:t>
            </w:r>
            <w:proofErr w:type="spellEnd"/>
            <w:r w:rsidRPr="00BB411E">
              <w:rPr>
                <w:rFonts w:ascii="Arial" w:hAnsi="Arial" w:cs="Arial"/>
                <w:color w:val="FF0000"/>
                <w:sz w:val="16"/>
                <w:szCs w:val="16"/>
              </w:rPr>
              <w:t>(</w:t>
            </w:r>
            <w:proofErr w:type="spellStart"/>
            <w:r w:rsidRPr="00BB411E">
              <w:rPr>
                <w:rFonts w:ascii="Arial" w:hAnsi="Arial" w:cs="Arial"/>
                <w:color w:val="FF0000"/>
                <w:sz w:val="16"/>
                <w:szCs w:val="16"/>
              </w:rPr>
              <w:t>lambda</w:t>
            </w:r>
            <w:proofErr w:type="spellEnd"/>
            <w:r w:rsidRPr="00BB411E">
              <w:rPr>
                <w:rFonts w:ascii="Arial" w:hAnsi="Arial" w:cs="Arial"/>
                <w:color w:val="FF0000"/>
                <w:sz w:val="16"/>
                <w:szCs w:val="16"/>
              </w:rPr>
              <w:t xml:space="preserve"> * Zeit seit </w:t>
            </w:r>
            <w:proofErr w:type="spellStart"/>
            <w:r w:rsidRPr="00BB411E">
              <w:rPr>
                <w:rFonts w:ascii="Arial" w:hAnsi="Arial" w:cs="Arial"/>
                <w:color w:val="FF0000"/>
                <w:sz w:val="16"/>
                <w:szCs w:val="16"/>
              </w:rPr>
              <w:t>Szenarienbeginn</w:t>
            </w:r>
            <w:proofErr w:type="spellEnd"/>
            <w:r w:rsidRPr="00BB411E">
              <w:rPr>
                <w:rFonts w:ascii="Arial" w:hAnsi="Arial" w:cs="Arial"/>
                <w:color w:val="FF0000"/>
                <w:sz w:val="16"/>
                <w:szCs w:val="16"/>
              </w:rPr>
              <w:t>) -&gt; Anteil der Inanspruchnahme pro Jahr</w:t>
            </w:r>
          </w:p>
        </w:tc>
        <w:tc>
          <w:tcPr>
            <w:tcW w:w="708" w:type="dxa"/>
            <w:tcBorders>
              <w:top w:val="single" w:sz="8" w:space="0" w:color="0066CC"/>
              <w:left w:val="nil"/>
              <w:bottom w:val="single" w:sz="8" w:space="0" w:color="0066CC"/>
              <w:right w:val="nil"/>
            </w:tcBorders>
          </w:tcPr>
          <w:p w14:paraId="554603BD"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-0.04</w:t>
            </w:r>
          </w:p>
        </w:tc>
        <w:tc>
          <w:tcPr>
            <w:tcW w:w="709" w:type="dxa"/>
            <w:tcBorders>
              <w:top w:val="single" w:sz="8" w:space="0" w:color="0066CC"/>
              <w:left w:val="nil"/>
              <w:bottom w:val="single" w:sz="8" w:space="0" w:color="0066CC"/>
              <w:right w:val="nil"/>
            </w:tcBorders>
          </w:tcPr>
          <w:p w14:paraId="7A0A4DC3"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-0.04</w:t>
            </w:r>
          </w:p>
        </w:tc>
        <w:tc>
          <w:tcPr>
            <w:tcW w:w="709" w:type="dxa"/>
            <w:tcBorders>
              <w:top w:val="single" w:sz="8" w:space="0" w:color="0066CC"/>
              <w:left w:val="nil"/>
              <w:bottom w:val="single" w:sz="8" w:space="0" w:color="0066CC"/>
              <w:right w:val="nil"/>
            </w:tcBorders>
          </w:tcPr>
          <w:p w14:paraId="78562573"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-0.04</w:t>
            </w:r>
          </w:p>
        </w:tc>
      </w:tr>
    </w:tbl>
    <w:p w14:paraId="237658D4" w14:textId="77777777" w:rsidR="00C97652" w:rsidRDefault="00C97652" w:rsidP="00C97652"/>
    <w:p w14:paraId="71700E4B" w14:textId="0E3A7584" w:rsidR="00E456EC" w:rsidRDefault="00C97652" w:rsidP="00C97652">
      <w:pPr>
        <w:spacing w:line="240" w:lineRule="auto"/>
        <w:ind w:left="0"/>
      </w:pPr>
      <w:r>
        <w:br w:type="page"/>
      </w:r>
    </w:p>
    <w:p w14:paraId="00A92701" w14:textId="77777777" w:rsidR="00E456EC" w:rsidRDefault="00E456EC" w:rsidP="00E456EC">
      <w:pPr>
        <w:pStyle w:val="Randnotiz"/>
        <w:framePr w:wrap="around"/>
      </w:pPr>
      <w:r>
        <w:lastRenderedPageBreak/>
        <w:t xml:space="preserve">Parameter des </w:t>
      </w:r>
    </w:p>
    <w:p w14:paraId="376A9366" w14:textId="744A09A2" w:rsidR="00A47BAA" w:rsidRDefault="00E456EC" w:rsidP="00E456EC">
      <w:pPr>
        <w:pStyle w:val="Randnotiz"/>
        <w:framePr w:wrap="around"/>
      </w:pPr>
      <w:r>
        <w:t>Gesamtmodells</w:t>
      </w:r>
    </w:p>
    <w:p w14:paraId="72E13FBD" w14:textId="77777777" w:rsidR="00A47BAA" w:rsidRDefault="00A47BAA" w:rsidP="00E564D9"/>
    <w:p w14:paraId="46573676" w14:textId="77777777" w:rsidR="00A47BAA" w:rsidRDefault="00A47BAA" w:rsidP="00E564D9"/>
    <w:p w14:paraId="1AD13000" w14:textId="77777777" w:rsidR="00A47BAA" w:rsidRDefault="00A47BAA" w:rsidP="00E564D9"/>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E456EC" w:rsidRPr="00575B76" w14:paraId="0337FB7C" w14:textId="77777777" w:rsidTr="006522F8">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3E039999" w14:textId="77777777" w:rsidR="00E456EC" w:rsidRPr="00575B76" w:rsidRDefault="00E456EC" w:rsidP="006522F8">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2B284B57" w14:textId="77777777" w:rsidR="00E456EC" w:rsidRPr="00575B76" w:rsidRDefault="00E456EC"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43DF0A65" w14:textId="77777777" w:rsidR="00E456EC" w:rsidRPr="00575B76" w:rsidRDefault="00E456EC"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5E9E8A99" w14:textId="77777777" w:rsidR="00E456EC" w:rsidRPr="00575B76" w:rsidRDefault="00E456EC" w:rsidP="006522F8">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E456EC" w:rsidRPr="00575B76" w14:paraId="7D32B803" w14:textId="77777777" w:rsidTr="006522F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15B766BE" w14:textId="77777777" w:rsidR="00E456EC" w:rsidRPr="00575B76" w:rsidRDefault="00E456EC" w:rsidP="006522F8">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37ED3E53" w14:textId="77777777" w:rsidR="00E456EC" w:rsidRPr="00575B76" w:rsidRDefault="00E456EC"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237CC295" w14:textId="77777777" w:rsidR="00E456EC" w:rsidRPr="00575B76" w:rsidRDefault="00E456EC"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04418C19" w14:textId="77777777" w:rsidR="00E456EC" w:rsidRPr="00575B76" w:rsidRDefault="00E456EC"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61A856E0" w14:textId="77777777" w:rsidR="00E456EC" w:rsidRPr="00575B76" w:rsidRDefault="00E456EC"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1219A745" w14:textId="77777777" w:rsidR="00E456EC" w:rsidRPr="00575B76" w:rsidRDefault="00E456EC"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E456EC" w:rsidRPr="00575B76" w14:paraId="37E98E79"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DCA42E7" w14:textId="77777777" w:rsidR="00E456EC" w:rsidRPr="00BB411E" w:rsidRDefault="00E456EC" w:rsidP="006522F8">
            <w:pPr>
              <w:pStyle w:val="Tabelle"/>
              <w:rPr>
                <w:rFonts w:ascii="Arial" w:hAnsi="Arial" w:cs="Arial"/>
                <w:b w:val="0"/>
                <w:color w:val="FF0000"/>
                <w:sz w:val="16"/>
                <w:szCs w:val="16"/>
                <w:lang w:eastAsia="en-US"/>
              </w:rPr>
            </w:pPr>
            <w:proofErr w:type="spellStart"/>
            <w:r w:rsidRPr="00BB411E">
              <w:rPr>
                <w:rFonts w:ascii="Arial" w:hAnsi="Arial" w:cs="Arial"/>
                <w:b w:val="0"/>
                <w:color w:val="FF0000"/>
                <w:sz w:val="16"/>
                <w:szCs w:val="16"/>
              </w:rPr>
              <w:t>mod.ant.zuz</w:t>
            </w:r>
            <w:proofErr w:type="spellEnd"/>
          </w:p>
        </w:tc>
        <w:tc>
          <w:tcPr>
            <w:tcW w:w="992" w:type="dxa"/>
            <w:tcBorders>
              <w:top w:val="single" w:sz="8" w:space="0" w:color="0066CC"/>
              <w:left w:val="nil"/>
              <w:bottom w:val="single" w:sz="8" w:space="0" w:color="0066CC"/>
              <w:right w:val="nil"/>
            </w:tcBorders>
          </w:tcPr>
          <w:p w14:paraId="73755C79" w14:textId="77777777" w:rsidR="00E456EC" w:rsidRPr="00BB411E" w:rsidRDefault="00E456EC"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786995E0" w14:textId="77777777" w:rsidR="00E456EC" w:rsidRPr="00BB411E" w:rsidRDefault="00E456EC"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Falls die Wohnraumbegrenzung wirksam ist (d.h. es nicht genügend Platz hat): Wird der Zuzug minimiert oder der Wegzug erhöht? Parameter: Anteil Zuzugsreduktion.</w:t>
            </w:r>
          </w:p>
        </w:tc>
        <w:tc>
          <w:tcPr>
            <w:tcW w:w="708" w:type="dxa"/>
            <w:tcBorders>
              <w:top w:val="single" w:sz="8" w:space="0" w:color="0066CC"/>
              <w:left w:val="nil"/>
              <w:bottom w:val="single" w:sz="8" w:space="0" w:color="0066CC"/>
              <w:right w:val="nil"/>
            </w:tcBorders>
          </w:tcPr>
          <w:p w14:paraId="05A79F66" w14:textId="77777777" w:rsidR="00E456EC" w:rsidRPr="00BB411E" w:rsidRDefault="00E456EC"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0A9ACAA0" w14:textId="77777777" w:rsidR="00E456EC" w:rsidRPr="00BB411E" w:rsidRDefault="00E456EC"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6F5C02EF" w14:textId="77777777" w:rsidR="00E456EC" w:rsidRPr="00BB411E" w:rsidRDefault="00E456EC"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50</w:t>
            </w:r>
          </w:p>
        </w:tc>
      </w:tr>
      <w:tr w:rsidR="00E456EC" w:rsidRPr="00575B76" w14:paraId="1C68708C"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60B9758" w14:textId="77777777" w:rsidR="00E456EC" w:rsidRPr="00BB411E" w:rsidRDefault="00E456EC" w:rsidP="006522F8">
            <w:pPr>
              <w:pStyle w:val="Tabelle"/>
              <w:rPr>
                <w:rFonts w:ascii="Arial" w:hAnsi="Arial" w:cs="Arial"/>
                <w:b w:val="0"/>
                <w:color w:val="FF0000"/>
                <w:sz w:val="16"/>
                <w:szCs w:val="16"/>
                <w:lang w:eastAsia="en-US"/>
              </w:rPr>
            </w:pPr>
            <w:proofErr w:type="spellStart"/>
            <w:r w:rsidRPr="00BB411E">
              <w:rPr>
                <w:rFonts w:ascii="Arial" w:hAnsi="Arial" w:cs="Arial"/>
                <w:b w:val="0"/>
                <w:color w:val="FF0000"/>
                <w:sz w:val="16"/>
                <w:szCs w:val="16"/>
              </w:rPr>
              <w:t>mod.window.alter</w:t>
            </w:r>
            <w:proofErr w:type="spellEnd"/>
          </w:p>
        </w:tc>
        <w:tc>
          <w:tcPr>
            <w:tcW w:w="992" w:type="dxa"/>
            <w:tcBorders>
              <w:top w:val="single" w:sz="8" w:space="0" w:color="0066CC"/>
              <w:left w:val="nil"/>
              <w:bottom w:val="single" w:sz="8" w:space="0" w:color="0066CC"/>
              <w:right w:val="nil"/>
            </w:tcBorders>
          </w:tcPr>
          <w:p w14:paraId="55B9C736" w14:textId="77777777" w:rsidR="00E456EC" w:rsidRPr="00BB411E" w:rsidRDefault="00E456EC"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BB411E">
              <w:rPr>
                <w:rFonts w:ascii="Arial" w:hAnsi="Arial" w:cs="Arial"/>
                <w:color w:val="FF0000"/>
                <w:sz w:val="16"/>
                <w:szCs w:val="16"/>
              </w:rPr>
              <w:t>Jahre</w:t>
            </w:r>
          </w:p>
        </w:tc>
        <w:tc>
          <w:tcPr>
            <w:tcW w:w="3969" w:type="dxa"/>
            <w:tcBorders>
              <w:top w:val="single" w:sz="8" w:space="0" w:color="0066CC"/>
              <w:left w:val="nil"/>
              <w:bottom w:val="single" w:sz="8" w:space="0" w:color="0066CC"/>
              <w:right w:val="nil"/>
            </w:tcBorders>
          </w:tcPr>
          <w:p w14:paraId="531C3DF4" w14:textId="77777777" w:rsidR="00E456EC" w:rsidRPr="00BB411E" w:rsidRDefault="00E456EC"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Filter über Altersverteilung; gesamte Filterfenster-Breite, d.h. eine ungerade Zahl wählen</w:t>
            </w:r>
          </w:p>
        </w:tc>
        <w:tc>
          <w:tcPr>
            <w:tcW w:w="708" w:type="dxa"/>
            <w:tcBorders>
              <w:top w:val="single" w:sz="8" w:space="0" w:color="0066CC"/>
              <w:left w:val="nil"/>
              <w:bottom w:val="single" w:sz="8" w:space="0" w:color="0066CC"/>
              <w:right w:val="nil"/>
            </w:tcBorders>
          </w:tcPr>
          <w:p w14:paraId="7D81A396" w14:textId="77777777" w:rsidR="00E456EC" w:rsidRPr="00BB411E" w:rsidRDefault="00E456EC"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3</w:t>
            </w:r>
          </w:p>
        </w:tc>
        <w:tc>
          <w:tcPr>
            <w:tcW w:w="709" w:type="dxa"/>
            <w:tcBorders>
              <w:top w:val="single" w:sz="8" w:space="0" w:color="0066CC"/>
              <w:left w:val="nil"/>
              <w:bottom w:val="single" w:sz="8" w:space="0" w:color="0066CC"/>
              <w:right w:val="nil"/>
            </w:tcBorders>
          </w:tcPr>
          <w:p w14:paraId="716DAB8C" w14:textId="77777777" w:rsidR="00E456EC" w:rsidRPr="00BB411E" w:rsidRDefault="00E456EC"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3</w:t>
            </w:r>
          </w:p>
        </w:tc>
        <w:tc>
          <w:tcPr>
            <w:tcW w:w="709" w:type="dxa"/>
            <w:tcBorders>
              <w:top w:val="single" w:sz="8" w:space="0" w:color="0066CC"/>
              <w:left w:val="nil"/>
              <w:bottom w:val="single" w:sz="8" w:space="0" w:color="0066CC"/>
              <w:right w:val="nil"/>
            </w:tcBorders>
          </w:tcPr>
          <w:p w14:paraId="175B1605" w14:textId="77777777" w:rsidR="00E456EC" w:rsidRPr="00BB411E" w:rsidRDefault="00E456EC"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3</w:t>
            </w:r>
          </w:p>
        </w:tc>
      </w:tr>
      <w:tr w:rsidR="008A0560" w:rsidRPr="00575B76" w14:paraId="63EE4390"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F84E469" w14:textId="6E3FF48B" w:rsidR="008A0560" w:rsidRPr="00BB411E" w:rsidRDefault="008A0560" w:rsidP="006522F8">
            <w:pPr>
              <w:pStyle w:val="Tabelle"/>
              <w:rPr>
                <w:rFonts w:ascii="Arial" w:hAnsi="Arial" w:cs="Arial"/>
                <w:b w:val="0"/>
                <w:color w:val="FF0000"/>
                <w:sz w:val="16"/>
                <w:szCs w:val="16"/>
              </w:rPr>
            </w:pPr>
            <w:proofErr w:type="spellStart"/>
            <w:r w:rsidRPr="00BB411E">
              <w:rPr>
                <w:rFonts w:ascii="Arial" w:hAnsi="Arial" w:cs="Arial"/>
                <w:b w:val="0"/>
                <w:color w:val="FF0000"/>
                <w:sz w:val="16"/>
                <w:szCs w:val="16"/>
              </w:rPr>
              <w:t>mod.kapazitaet.lag</w:t>
            </w:r>
            <w:proofErr w:type="spellEnd"/>
          </w:p>
        </w:tc>
        <w:tc>
          <w:tcPr>
            <w:tcW w:w="992" w:type="dxa"/>
            <w:tcBorders>
              <w:top w:val="single" w:sz="8" w:space="0" w:color="0066CC"/>
              <w:left w:val="nil"/>
              <w:bottom w:val="single" w:sz="8" w:space="0" w:color="0066CC"/>
              <w:right w:val="nil"/>
            </w:tcBorders>
          </w:tcPr>
          <w:p w14:paraId="483B6291" w14:textId="26956E5C" w:rsidR="008A0560" w:rsidRPr="00BB411E" w:rsidRDefault="008A0560"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BB411E">
              <w:rPr>
                <w:rFonts w:ascii="Arial" w:hAnsi="Arial" w:cs="Arial"/>
                <w:color w:val="FF0000"/>
                <w:sz w:val="16"/>
                <w:szCs w:val="16"/>
              </w:rPr>
              <w:t>Jahre</w:t>
            </w:r>
          </w:p>
        </w:tc>
        <w:tc>
          <w:tcPr>
            <w:tcW w:w="3969" w:type="dxa"/>
            <w:tcBorders>
              <w:top w:val="single" w:sz="8" w:space="0" w:color="0066CC"/>
              <w:left w:val="nil"/>
              <w:bottom w:val="single" w:sz="8" w:space="0" w:color="0066CC"/>
              <w:right w:val="nil"/>
            </w:tcBorders>
          </w:tcPr>
          <w:p w14:paraId="29412706" w14:textId="0C1EAB7D" w:rsidR="008A0560" w:rsidRPr="00BB411E" w:rsidRDefault="008A0560" w:rsidP="001926ED">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BB411E">
              <w:rPr>
                <w:rFonts w:ascii="Arial" w:hAnsi="Arial" w:cs="Arial"/>
                <w:color w:val="FF0000"/>
                <w:sz w:val="16"/>
                <w:szCs w:val="16"/>
              </w:rPr>
              <w:t xml:space="preserve">Lag-Wert für Exponentialfunktion </w:t>
            </w:r>
            <w:r w:rsidRPr="00BB411E">
              <w:rPr>
                <w:rFonts w:ascii="Arial" w:hAnsi="Arial" w:cs="Arial"/>
                <w:color w:val="FF0000"/>
                <w:sz w:val="16"/>
                <w:szCs w:val="16"/>
              </w:rPr>
              <w:br/>
            </w:r>
            <w:proofErr w:type="spellStart"/>
            <w:r w:rsidRPr="00BB411E">
              <w:rPr>
                <w:rFonts w:ascii="Arial" w:hAnsi="Arial" w:cs="Arial"/>
                <w:color w:val="FF0000"/>
                <w:sz w:val="16"/>
                <w:szCs w:val="16"/>
              </w:rPr>
              <w:t>exp</w:t>
            </w:r>
            <w:proofErr w:type="spellEnd"/>
            <w:r w:rsidRPr="00BB411E">
              <w:rPr>
                <w:rFonts w:ascii="Arial" w:hAnsi="Arial" w:cs="Arial"/>
                <w:color w:val="FF0000"/>
                <w:sz w:val="16"/>
                <w:szCs w:val="16"/>
              </w:rPr>
              <w:t>(</w:t>
            </w:r>
            <w:r w:rsidR="00F21B33" w:rsidRPr="00BB411E">
              <w:rPr>
                <w:rFonts w:ascii="Arial" w:hAnsi="Arial" w:cs="Arial"/>
                <w:color w:val="FF0000"/>
                <w:sz w:val="16"/>
                <w:szCs w:val="16"/>
              </w:rPr>
              <w:t xml:space="preserve"> </w:t>
            </w:r>
            <w:r w:rsidRPr="00BB411E">
              <w:rPr>
                <w:rFonts w:ascii="Arial" w:hAnsi="Arial" w:cs="Arial"/>
                <w:color w:val="FF0000"/>
                <w:sz w:val="16"/>
                <w:szCs w:val="16"/>
              </w:rPr>
              <w:t>-</w:t>
            </w:r>
            <w:r w:rsidR="00F21B33" w:rsidRPr="00BB411E">
              <w:rPr>
                <w:rFonts w:ascii="Arial" w:hAnsi="Arial" w:cs="Arial"/>
                <w:color w:val="FF0000"/>
                <w:sz w:val="16"/>
                <w:szCs w:val="16"/>
              </w:rPr>
              <w:t>lambda</w:t>
            </w:r>
            <w:r w:rsidRPr="00BB411E">
              <w:rPr>
                <w:rFonts w:ascii="Arial" w:hAnsi="Arial" w:cs="Arial"/>
                <w:color w:val="FF0000"/>
                <w:sz w:val="16"/>
                <w:szCs w:val="16"/>
              </w:rPr>
              <w:t xml:space="preserve"> * (# Jahre seit </w:t>
            </w:r>
            <w:proofErr w:type="spellStart"/>
            <w:r w:rsidRPr="00BB411E">
              <w:rPr>
                <w:rFonts w:ascii="Arial" w:hAnsi="Arial" w:cs="Arial"/>
                <w:color w:val="FF0000"/>
                <w:sz w:val="16"/>
                <w:szCs w:val="16"/>
              </w:rPr>
              <w:t>Szenarienbeginn</w:t>
            </w:r>
            <w:proofErr w:type="spellEnd"/>
            <w:r w:rsidRPr="00BB411E">
              <w:rPr>
                <w:rFonts w:ascii="Arial" w:hAnsi="Arial" w:cs="Arial"/>
                <w:color w:val="FF0000"/>
                <w:sz w:val="16"/>
                <w:szCs w:val="16"/>
              </w:rPr>
              <w:t xml:space="preserve"> - lag)</w:t>
            </w:r>
            <w:r w:rsidR="00F21B33" w:rsidRPr="00BB411E">
              <w:rPr>
                <w:rFonts w:ascii="Arial" w:hAnsi="Arial" w:cs="Arial"/>
                <w:color w:val="FF0000"/>
                <w:sz w:val="16"/>
                <w:szCs w:val="16"/>
              </w:rPr>
              <w:t xml:space="preserve"> </w:t>
            </w:r>
            <w:r w:rsidRPr="00BB411E">
              <w:rPr>
                <w:rFonts w:ascii="Arial" w:hAnsi="Arial" w:cs="Arial"/>
                <w:color w:val="FF0000"/>
                <w:sz w:val="16"/>
                <w:szCs w:val="16"/>
              </w:rPr>
              <w:t xml:space="preserve">) </w:t>
            </w:r>
            <w:r w:rsidRPr="00BB411E">
              <w:rPr>
                <w:rFonts w:ascii="Arial" w:hAnsi="Arial" w:cs="Arial"/>
                <w:color w:val="FF0000"/>
                <w:sz w:val="16"/>
                <w:szCs w:val="16"/>
              </w:rPr>
              <w:br/>
              <w:t>zur Bestimmung des Gewichts des</w:t>
            </w:r>
            <w:r w:rsidR="00154BB3" w:rsidRPr="00BB411E">
              <w:rPr>
                <w:rFonts w:ascii="Arial" w:hAnsi="Arial" w:cs="Arial"/>
                <w:color w:val="FF0000"/>
                <w:sz w:val="16"/>
                <w:szCs w:val="16"/>
              </w:rPr>
              <w:t xml:space="preserve"> </w:t>
            </w:r>
            <w:r w:rsidRPr="00BB411E">
              <w:rPr>
                <w:rFonts w:ascii="Arial" w:hAnsi="Arial" w:cs="Arial"/>
                <w:color w:val="FF0000"/>
                <w:sz w:val="16"/>
                <w:szCs w:val="16"/>
              </w:rPr>
              <w:t xml:space="preserve">Bevölkerungsbestandes aus </w:t>
            </w:r>
            <w:proofErr w:type="spellStart"/>
            <w:r w:rsidRPr="00BB411E">
              <w:rPr>
                <w:rFonts w:ascii="Arial" w:hAnsi="Arial" w:cs="Arial"/>
                <w:color w:val="FF0000"/>
                <w:sz w:val="16"/>
                <w:szCs w:val="16"/>
              </w:rPr>
              <w:t>Demographiemodell</w:t>
            </w:r>
            <w:proofErr w:type="spellEnd"/>
            <w:r w:rsidRPr="00BB411E">
              <w:rPr>
                <w:rFonts w:ascii="Arial" w:hAnsi="Arial" w:cs="Arial"/>
                <w:color w:val="FF0000"/>
                <w:sz w:val="16"/>
                <w:szCs w:val="16"/>
              </w:rPr>
              <w:t xml:space="preserve"> </w:t>
            </w:r>
            <w:r w:rsidR="00F21B33" w:rsidRPr="00BB411E">
              <w:rPr>
                <w:rFonts w:ascii="Arial" w:hAnsi="Arial" w:cs="Arial"/>
                <w:color w:val="FF0000"/>
                <w:sz w:val="16"/>
                <w:szCs w:val="16"/>
              </w:rPr>
              <w:t xml:space="preserve">bei Berechnung der effektiven </w:t>
            </w:r>
            <w:r w:rsidRPr="00BB411E">
              <w:rPr>
                <w:rFonts w:ascii="Arial" w:hAnsi="Arial" w:cs="Arial"/>
                <w:color w:val="FF0000"/>
                <w:sz w:val="16"/>
                <w:szCs w:val="16"/>
              </w:rPr>
              <w:t xml:space="preserve">Obergrenze für Bevölkerungsbestand (durch gewichtetes Mittel </w:t>
            </w:r>
            <w:r w:rsidR="00F21B33" w:rsidRPr="00BB411E">
              <w:rPr>
                <w:rFonts w:ascii="Arial" w:hAnsi="Arial" w:cs="Arial"/>
                <w:color w:val="FF0000"/>
                <w:sz w:val="16"/>
                <w:szCs w:val="16"/>
              </w:rPr>
              <w:t>von</w:t>
            </w:r>
            <w:r w:rsidR="001926ED" w:rsidRPr="00BB411E">
              <w:rPr>
                <w:rFonts w:ascii="Arial" w:hAnsi="Arial" w:cs="Arial"/>
                <w:color w:val="FF0000"/>
                <w:sz w:val="16"/>
                <w:szCs w:val="16"/>
              </w:rPr>
              <w:t xml:space="preserve"> Bestand</w:t>
            </w:r>
            <w:r w:rsidRPr="00BB411E">
              <w:rPr>
                <w:rFonts w:ascii="Arial" w:hAnsi="Arial" w:cs="Arial"/>
                <w:color w:val="FF0000"/>
                <w:sz w:val="16"/>
                <w:szCs w:val="16"/>
              </w:rPr>
              <w:t xml:space="preserve"> aus Demographie- und </w:t>
            </w:r>
            <w:r w:rsidR="00F21B33" w:rsidRPr="00BB411E">
              <w:rPr>
                <w:rFonts w:ascii="Arial" w:hAnsi="Arial" w:cs="Arial"/>
                <w:color w:val="FF0000"/>
                <w:sz w:val="16"/>
                <w:szCs w:val="16"/>
              </w:rPr>
              <w:t xml:space="preserve">Kapazität aus </w:t>
            </w:r>
            <w:r w:rsidRPr="00BB411E">
              <w:rPr>
                <w:rFonts w:ascii="Arial" w:hAnsi="Arial" w:cs="Arial"/>
                <w:color w:val="FF0000"/>
                <w:sz w:val="16"/>
                <w:szCs w:val="16"/>
              </w:rPr>
              <w:t>Wohnungsmodell</w:t>
            </w:r>
            <w:r w:rsidR="005432C5" w:rsidRPr="00BB411E">
              <w:rPr>
                <w:rFonts w:ascii="Arial" w:hAnsi="Arial" w:cs="Arial"/>
                <w:color w:val="FF0000"/>
                <w:sz w:val="16"/>
                <w:szCs w:val="16"/>
              </w:rPr>
              <w:t xml:space="preserve">; möglicher Wertebereich </w:t>
            </w:r>
            <w:r w:rsidRPr="00BB411E">
              <w:rPr>
                <w:rFonts w:ascii="Arial" w:hAnsi="Arial" w:cs="Arial"/>
                <w:color w:val="FF0000"/>
                <w:sz w:val="16"/>
                <w:szCs w:val="16"/>
              </w:rPr>
              <w:t xml:space="preserve">0 ≤ </w:t>
            </w:r>
            <w:proofErr w:type="spellStart"/>
            <w:r w:rsidRPr="00BB411E">
              <w:rPr>
                <w:rFonts w:ascii="Arial" w:hAnsi="Arial" w:cs="Arial"/>
                <w:color w:val="FF0000"/>
                <w:sz w:val="16"/>
                <w:szCs w:val="16"/>
              </w:rPr>
              <w:t>mod.kapazitaet.lag</w:t>
            </w:r>
            <w:proofErr w:type="spellEnd"/>
            <w:r w:rsidR="00154BB3" w:rsidRPr="00BB411E">
              <w:rPr>
                <w:rFonts w:ascii="Arial" w:hAnsi="Arial" w:cs="Arial"/>
                <w:color w:val="FF0000"/>
                <w:sz w:val="16"/>
                <w:szCs w:val="16"/>
              </w:rPr>
              <w:t xml:space="preserve"> </w:t>
            </w:r>
            <w:r w:rsidRPr="00BB411E">
              <w:rPr>
                <w:rFonts w:ascii="Arial" w:hAnsi="Arial" w:cs="Arial"/>
                <w:color w:val="FF0000"/>
                <w:sz w:val="16"/>
                <w:szCs w:val="16"/>
              </w:rPr>
              <w:t>≤ 1)</w:t>
            </w:r>
          </w:p>
        </w:tc>
        <w:tc>
          <w:tcPr>
            <w:tcW w:w="708" w:type="dxa"/>
            <w:tcBorders>
              <w:top w:val="single" w:sz="8" w:space="0" w:color="0066CC"/>
              <w:left w:val="nil"/>
              <w:bottom w:val="single" w:sz="8" w:space="0" w:color="0066CC"/>
              <w:right w:val="nil"/>
            </w:tcBorders>
          </w:tcPr>
          <w:p w14:paraId="4382DC8F" w14:textId="3D4EA944" w:rsidR="008A0560" w:rsidRPr="00BB411E" w:rsidRDefault="008A0560"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BB411E">
              <w:rPr>
                <w:rFonts w:ascii="Arial" w:hAnsi="Arial" w:cs="Arial"/>
                <w:color w:val="FF0000"/>
                <w:sz w:val="16"/>
                <w:szCs w:val="16"/>
              </w:rPr>
              <w:t>0.3</w:t>
            </w:r>
          </w:p>
        </w:tc>
        <w:tc>
          <w:tcPr>
            <w:tcW w:w="709" w:type="dxa"/>
            <w:tcBorders>
              <w:top w:val="single" w:sz="8" w:space="0" w:color="0066CC"/>
              <w:left w:val="nil"/>
              <w:bottom w:val="single" w:sz="8" w:space="0" w:color="0066CC"/>
              <w:right w:val="nil"/>
            </w:tcBorders>
          </w:tcPr>
          <w:p w14:paraId="0E542974" w14:textId="0DC06A4D" w:rsidR="008A0560" w:rsidRPr="00BB411E" w:rsidRDefault="008A0560"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BB411E">
              <w:rPr>
                <w:rFonts w:ascii="Arial" w:hAnsi="Arial" w:cs="Arial"/>
                <w:color w:val="FF0000"/>
                <w:sz w:val="16"/>
                <w:szCs w:val="16"/>
              </w:rPr>
              <w:t>0.3</w:t>
            </w:r>
          </w:p>
        </w:tc>
        <w:tc>
          <w:tcPr>
            <w:tcW w:w="709" w:type="dxa"/>
            <w:tcBorders>
              <w:top w:val="single" w:sz="8" w:space="0" w:color="0066CC"/>
              <w:left w:val="nil"/>
              <w:bottom w:val="single" w:sz="8" w:space="0" w:color="0066CC"/>
              <w:right w:val="nil"/>
            </w:tcBorders>
          </w:tcPr>
          <w:p w14:paraId="4DC6EFE7" w14:textId="29BAC239" w:rsidR="008A0560" w:rsidRPr="00BB411E" w:rsidRDefault="008A0560"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BB411E">
              <w:rPr>
                <w:rFonts w:ascii="Arial" w:hAnsi="Arial" w:cs="Arial"/>
                <w:color w:val="FF0000"/>
                <w:sz w:val="16"/>
                <w:szCs w:val="16"/>
              </w:rPr>
              <w:t>0.3</w:t>
            </w:r>
          </w:p>
        </w:tc>
      </w:tr>
      <w:tr w:rsidR="008A0560" w:rsidRPr="00575B76" w14:paraId="1E28A611"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0F3D598" w14:textId="33538300" w:rsidR="008A0560" w:rsidRPr="00BB411E" w:rsidRDefault="008A0560" w:rsidP="006522F8">
            <w:pPr>
              <w:pStyle w:val="Tabelle"/>
              <w:rPr>
                <w:rFonts w:ascii="Arial" w:hAnsi="Arial" w:cs="Arial"/>
                <w:b w:val="0"/>
                <w:color w:val="FF0000"/>
                <w:sz w:val="16"/>
                <w:szCs w:val="16"/>
              </w:rPr>
            </w:pPr>
            <w:proofErr w:type="spellStart"/>
            <w:r w:rsidRPr="00BB411E">
              <w:rPr>
                <w:rFonts w:ascii="Arial" w:hAnsi="Arial" w:cs="Arial"/>
                <w:b w:val="0"/>
                <w:color w:val="FF0000"/>
                <w:sz w:val="16"/>
                <w:szCs w:val="16"/>
              </w:rPr>
              <w:t>mod.kapazitaet.lambda</w:t>
            </w:r>
            <w:proofErr w:type="spellEnd"/>
          </w:p>
        </w:tc>
        <w:tc>
          <w:tcPr>
            <w:tcW w:w="992" w:type="dxa"/>
            <w:tcBorders>
              <w:top w:val="single" w:sz="8" w:space="0" w:color="0066CC"/>
              <w:left w:val="nil"/>
              <w:bottom w:val="single" w:sz="8" w:space="0" w:color="0066CC"/>
              <w:right w:val="nil"/>
            </w:tcBorders>
          </w:tcPr>
          <w:p w14:paraId="35561457" w14:textId="1A3D50BA" w:rsidR="008A0560" w:rsidRPr="00BB411E" w:rsidRDefault="008A0560"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BB411E">
              <w:rPr>
                <w:rFonts w:ascii="Arial" w:hAnsi="Arial" w:cs="Arial"/>
                <w:color w:val="FF0000"/>
                <w:sz w:val="16"/>
                <w:szCs w:val="16"/>
              </w:rPr>
              <w:t>pro Jahr</w:t>
            </w:r>
          </w:p>
        </w:tc>
        <w:tc>
          <w:tcPr>
            <w:tcW w:w="3969" w:type="dxa"/>
            <w:tcBorders>
              <w:top w:val="single" w:sz="8" w:space="0" w:color="0066CC"/>
              <w:left w:val="nil"/>
              <w:bottom w:val="single" w:sz="8" w:space="0" w:color="0066CC"/>
              <w:right w:val="nil"/>
            </w:tcBorders>
          </w:tcPr>
          <w:p w14:paraId="42572B91" w14:textId="06E9DB5C" w:rsidR="008A0560" w:rsidRPr="00BB411E" w:rsidRDefault="00F21B33" w:rsidP="001926ED">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BB411E">
              <w:rPr>
                <w:rFonts w:ascii="Arial" w:hAnsi="Arial" w:cs="Arial"/>
                <w:color w:val="FF0000"/>
                <w:sz w:val="16"/>
                <w:szCs w:val="16"/>
              </w:rPr>
              <w:t>L</w:t>
            </w:r>
            <w:r w:rsidR="008A0560" w:rsidRPr="00BB411E">
              <w:rPr>
                <w:rFonts w:ascii="Arial" w:hAnsi="Arial" w:cs="Arial"/>
                <w:color w:val="FF0000"/>
                <w:sz w:val="16"/>
                <w:szCs w:val="16"/>
              </w:rPr>
              <w:t>ambda-Wert für Exponentialfunktion</w:t>
            </w:r>
            <w:r w:rsidR="008A0560" w:rsidRPr="00BB411E">
              <w:rPr>
                <w:rFonts w:ascii="Arial" w:hAnsi="Arial" w:cs="Arial"/>
                <w:color w:val="FF0000"/>
                <w:sz w:val="16"/>
                <w:szCs w:val="16"/>
              </w:rPr>
              <w:br/>
            </w:r>
            <w:proofErr w:type="spellStart"/>
            <w:r w:rsidRPr="00BB411E">
              <w:rPr>
                <w:rFonts w:ascii="Arial" w:hAnsi="Arial" w:cs="Arial"/>
                <w:color w:val="FF0000"/>
                <w:sz w:val="16"/>
                <w:szCs w:val="16"/>
              </w:rPr>
              <w:t>exp</w:t>
            </w:r>
            <w:proofErr w:type="spellEnd"/>
            <w:r w:rsidRPr="00BB411E">
              <w:rPr>
                <w:rFonts w:ascii="Arial" w:hAnsi="Arial" w:cs="Arial"/>
                <w:color w:val="FF0000"/>
                <w:sz w:val="16"/>
                <w:szCs w:val="16"/>
              </w:rPr>
              <w:t xml:space="preserve">( -lambda * (# Jahre seit </w:t>
            </w:r>
            <w:proofErr w:type="spellStart"/>
            <w:r w:rsidRPr="00BB411E">
              <w:rPr>
                <w:rFonts w:ascii="Arial" w:hAnsi="Arial" w:cs="Arial"/>
                <w:color w:val="FF0000"/>
                <w:sz w:val="16"/>
                <w:szCs w:val="16"/>
              </w:rPr>
              <w:t>Szenarienbeginn</w:t>
            </w:r>
            <w:proofErr w:type="spellEnd"/>
            <w:r w:rsidRPr="00BB411E">
              <w:rPr>
                <w:rFonts w:ascii="Arial" w:hAnsi="Arial" w:cs="Arial"/>
                <w:color w:val="FF0000"/>
                <w:sz w:val="16"/>
                <w:szCs w:val="16"/>
              </w:rPr>
              <w:t xml:space="preserve"> - lag) )</w:t>
            </w:r>
            <w:r w:rsidR="008A0560" w:rsidRPr="00BB411E">
              <w:rPr>
                <w:rFonts w:ascii="Arial" w:hAnsi="Arial" w:cs="Arial"/>
                <w:color w:val="FF0000"/>
                <w:sz w:val="16"/>
                <w:szCs w:val="16"/>
              </w:rPr>
              <w:br/>
              <w:t>z</w:t>
            </w:r>
            <w:r w:rsidR="001926ED" w:rsidRPr="00BB411E">
              <w:rPr>
                <w:rFonts w:ascii="Arial" w:hAnsi="Arial" w:cs="Arial"/>
                <w:color w:val="FF0000"/>
                <w:sz w:val="16"/>
                <w:szCs w:val="16"/>
              </w:rPr>
              <w:t xml:space="preserve">ur Bestimmung des Gewichts des </w:t>
            </w:r>
            <w:r w:rsidR="008A0560" w:rsidRPr="00BB411E">
              <w:rPr>
                <w:rFonts w:ascii="Arial" w:hAnsi="Arial" w:cs="Arial"/>
                <w:color w:val="FF0000"/>
                <w:sz w:val="16"/>
                <w:szCs w:val="16"/>
              </w:rPr>
              <w:t xml:space="preserve">Bevölkerungsbestandes aus </w:t>
            </w:r>
            <w:proofErr w:type="spellStart"/>
            <w:r w:rsidR="008A0560" w:rsidRPr="00BB411E">
              <w:rPr>
                <w:rFonts w:ascii="Arial" w:hAnsi="Arial" w:cs="Arial"/>
                <w:color w:val="FF0000"/>
                <w:sz w:val="16"/>
                <w:szCs w:val="16"/>
              </w:rPr>
              <w:t>Demographiemodell</w:t>
            </w:r>
            <w:proofErr w:type="spellEnd"/>
            <w:r w:rsidR="008A0560" w:rsidRPr="00BB411E">
              <w:rPr>
                <w:rFonts w:ascii="Arial" w:hAnsi="Arial" w:cs="Arial"/>
                <w:color w:val="FF0000"/>
                <w:sz w:val="16"/>
                <w:szCs w:val="16"/>
              </w:rPr>
              <w:t xml:space="preserve"> </w:t>
            </w:r>
            <w:r w:rsidRPr="00BB411E">
              <w:rPr>
                <w:rFonts w:ascii="Arial" w:hAnsi="Arial" w:cs="Arial"/>
                <w:color w:val="FF0000"/>
                <w:sz w:val="16"/>
                <w:szCs w:val="16"/>
              </w:rPr>
              <w:t xml:space="preserve">bei Berechnung der effektiven </w:t>
            </w:r>
            <w:r w:rsidR="008A0560" w:rsidRPr="00BB411E">
              <w:rPr>
                <w:rFonts w:ascii="Arial" w:hAnsi="Arial" w:cs="Arial"/>
                <w:color w:val="FF0000"/>
                <w:sz w:val="16"/>
                <w:szCs w:val="16"/>
              </w:rPr>
              <w:t xml:space="preserve">Obergrenze für Bevölkerungsbestand (durch gewichtetes Mittel </w:t>
            </w:r>
            <w:r w:rsidRPr="00BB411E">
              <w:rPr>
                <w:rFonts w:ascii="Arial" w:hAnsi="Arial" w:cs="Arial"/>
                <w:color w:val="FF0000"/>
                <w:sz w:val="16"/>
                <w:szCs w:val="16"/>
              </w:rPr>
              <w:t xml:space="preserve">von Bestand aus </w:t>
            </w:r>
            <w:r w:rsidR="008A0560" w:rsidRPr="00BB411E">
              <w:rPr>
                <w:rFonts w:ascii="Arial" w:hAnsi="Arial" w:cs="Arial"/>
                <w:color w:val="FF0000"/>
                <w:sz w:val="16"/>
                <w:szCs w:val="16"/>
              </w:rPr>
              <w:t>D</w:t>
            </w:r>
            <w:r w:rsidRPr="00BB411E">
              <w:rPr>
                <w:rFonts w:ascii="Arial" w:hAnsi="Arial" w:cs="Arial"/>
                <w:color w:val="FF0000"/>
                <w:sz w:val="16"/>
                <w:szCs w:val="16"/>
              </w:rPr>
              <w:t xml:space="preserve">emographie- und Kapazität aus </w:t>
            </w:r>
            <w:r w:rsidR="008A0560" w:rsidRPr="00BB411E">
              <w:rPr>
                <w:rFonts w:ascii="Arial" w:hAnsi="Arial" w:cs="Arial"/>
                <w:color w:val="FF0000"/>
                <w:sz w:val="16"/>
                <w:szCs w:val="16"/>
              </w:rPr>
              <w:t xml:space="preserve">Wohnungsmodell; möglicher Wertebereich: </w:t>
            </w:r>
            <w:proofErr w:type="spellStart"/>
            <w:r w:rsidR="008A0560" w:rsidRPr="00BB411E">
              <w:rPr>
                <w:rFonts w:ascii="Arial" w:hAnsi="Arial" w:cs="Arial"/>
                <w:color w:val="FF0000"/>
                <w:sz w:val="16"/>
                <w:szCs w:val="16"/>
              </w:rPr>
              <w:t>mod.kapazitaet.lambda</w:t>
            </w:r>
            <w:proofErr w:type="spellEnd"/>
            <w:r w:rsidR="008A0560" w:rsidRPr="00BB411E">
              <w:rPr>
                <w:rFonts w:ascii="Arial" w:hAnsi="Arial" w:cs="Arial"/>
                <w:color w:val="FF0000"/>
                <w:sz w:val="16"/>
                <w:szCs w:val="16"/>
              </w:rPr>
              <w:t xml:space="preserve"> &gt; 0)</w:t>
            </w:r>
          </w:p>
        </w:tc>
        <w:tc>
          <w:tcPr>
            <w:tcW w:w="708" w:type="dxa"/>
            <w:tcBorders>
              <w:top w:val="single" w:sz="8" w:space="0" w:color="0066CC"/>
              <w:left w:val="nil"/>
              <w:bottom w:val="single" w:sz="8" w:space="0" w:color="0066CC"/>
              <w:right w:val="nil"/>
            </w:tcBorders>
          </w:tcPr>
          <w:p w14:paraId="252F2AFA" w14:textId="7CB9CBA9" w:rsidR="008A0560" w:rsidRPr="00BB411E" w:rsidRDefault="008A0560"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BB411E">
              <w:rPr>
                <w:rFonts w:ascii="Arial" w:hAnsi="Arial" w:cs="Arial"/>
                <w:color w:val="FF0000"/>
                <w:sz w:val="16"/>
                <w:szCs w:val="16"/>
              </w:rPr>
              <w:t>0.5</w:t>
            </w:r>
          </w:p>
        </w:tc>
        <w:tc>
          <w:tcPr>
            <w:tcW w:w="709" w:type="dxa"/>
            <w:tcBorders>
              <w:top w:val="single" w:sz="8" w:space="0" w:color="0066CC"/>
              <w:left w:val="nil"/>
              <w:bottom w:val="single" w:sz="8" w:space="0" w:color="0066CC"/>
              <w:right w:val="nil"/>
            </w:tcBorders>
          </w:tcPr>
          <w:p w14:paraId="1D906F5F" w14:textId="7EC7131E" w:rsidR="008A0560" w:rsidRPr="00BB411E" w:rsidRDefault="008A0560"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BB411E">
              <w:rPr>
                <w:rFonts w:ascii="Arial" w:hAnsi="Arial" w:cs="Arial"/>
                <w:color w:val="FF0000"/>
                <w:sz w:val="16"/>
                <w:szCs w:val="16"/>
              </w:rPr>
              <w:t>0.5</w:t>
            </w:r>
          </w:p>
        </w:tc>
        <w:tc>
          <w:tcPr>
            <w:tcW w:w="709" w:type="dxa"/>
            <w:tcBorders>
              <w:top w:val="single" w:sz="8" w:space="0" w:color="0066CC"/>
              <w:left w:val="nil"/>
              <w:bottom w:val="single" w:sz="8" w:space="0" w:color="0066CC"/>
              <w:right w:val="nil"/>
            </w:tcBorders>
          </w:tcPr>
          <w:p w14:paraId="490D4BFB" w14:textId="36356880" w:rsidR="008A0560" w:rsidRPr="00BB411E" w:rsidRDefault="008A0560"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BB411E">
              <w:rPr>
                <w:rFonts w:ascii="Arial" w:hAnsi="Arial" w:cs="Arial"/>
                <w:color w:val="FF0000"/>
                <w:sz w:val="16"/>
                <w:szCs w:val="16"/>
              </w:rPr>
              <w:t>0.5</w:t>
            </w:r>
          </w:p>
        </w:tc>
      </w:tr>
    </w:tbl>
    <w:p w14:paraId="662B2F63" w14:textId="77777777" w:rsidR="00A47BAA" w:rsidRDefault="00A47BAA" w:rsidP="00E564D9"/>
    <w:p w14:paraId="21C5DC6E" w14:textId="6DB25D35" w:rsidR="00E456EC" w:rsidRDefault="00E456EC">
      <w:pPr>
        <w:spacing w:line="240" w:lineRule="auto"/>
        <w:ind w:left="0"/>
      </w:pPr>
      <w:r>
        <w:br w:type="page"/>
      </w:r>
    </w:p>
    <w:p w14:paraId="6EAEBCDA" w14:textId="408FE81D" w:rsidR="00A47BAA" w:rsidRDefault="00E456EC" w:rsidP="00E456EC">
      <w:pPr>
        <w:pStyle w:val="berschrift1"/>
      </w:pPr>
      <w:bookmarkStart w:id="19" w:name="_Toc100062465"/>
      <w:r>
        <w:lastRenderedPageBreak/>
        <w:t>Glossar</w:t>
      </w:r>
      <w:bookmarkEnd w:id="19"/>
    </w:p>
    <w:p w14:paraId="11588358" w14:textId="77777777" w:rsidR="00E456EC" w:rsidRDefault="00E456EC" w:rsidP="00E456EC">
      <w:pPr>
        <w:pStyle w:val="Randnotiz"/>
        <w:framePr w:wrap="around"/>
      </w:pPr>
      <w:r>
        <w:t>AfS</w:t>
      </w:r>
    </w:p>
    <w:p w14:paraId="0BB38610" w14:textId="77777777" w:rsidR="00E456EC" w:rsidRDefault="00E456EC" w:rsidP="00E456EC">
      <w:r>
        <w:t>Amt für Städtebau</w:t>
      </w:r>
    </w:p>
    <w:p w14:paraId="012AC50B" w14:textId="77777777" w:rsidR="00E456EC" w:rsidRDefault="00E456EC" w:rsidP="00E456EC"/>
    <w:p w14:paraId="60D5F76F" w14:textId="77777777" w:rsidR="00E456EC" w:rsidRDefault="00E456EC" w:rsidP="00E456EC">
      <w:pPr>
        <w:pStyle w:val="Randnotiz"/>
        <w:framePr w:wrap="around"/>
      </w:pPr>
      <w:r>
        <w:t>Belegungsquote</w:t>
      </w:r>
    </w:p>
    <w:p w14:paraId="0B823F43" w14:textId="77777777" w:rsidR="00E456EC" w:rsidRDefault="00E456EC" w:rsidP="00E456EC">
      <w:r>
        <w:t>Anzahl Personen pro Wohnung</w:t>
      </w:r>
    </w:p>
    <w:p w14:paraId="1EC1956E" w14:textId="77777777" w:rsidR="00E456EC" w:rsidRDefault="00E456EC" w:rsidP="00E456EC"/>
    <w:p w14:paraId="038E5742" w14:textId="77777777" w:rsidR="00E456EC" w:rsidRDefault="00E456EC" w:rsidP="00E456EC">
      <w:pPr>
        <w:pStyle w:val="Randnotiz"/>
        <w:framePr w:wrap="around"/>
      </w:pPr>
      <w:r>
        <w:t>Dynamische Prozesse</w:t>
      </w:r>
    </w:p>
    <w:p w14:paraId="06B63E98" w14:textId="77777777" w:rsidR="00E456EC" w:rsidRDefault="00E456EC" w:rsidP="00E456EC">
      <w:r>
        <w:t>Dynamische Prozesse führen zu einer Veränderung der Anzahl Einwohnerinnen und Einwohner der Stadt Zürich. Als dynamisch gelten die Prozesse Geburt, Todesfall, Zuzug und Wegzug</w:t>
      </w:r>
    </w:p>
    <w:p w14:paraId="188C08DD" w14:textId="77777777" w:rsidR="00E456EC" w:rsidRDefault="00E456EC" w:rsidP="00E456EC"/>
    <w:p w14:paraId="4F3CD03D" w14:textId="77777777" w:rsidR="00E456EC" w:rsidRDefault="00E456EC" w:rsidP="00E456EC">
      <w:pPr>
        <w:pStyle w:val="Randnotiz"/>
        <w:framePr w:wrap="around"/>
      </w:pPr>
      <w:r>
        <w:t>Eigentumsart</w:t>
      </w:r>
    </w:p>
    <w:p w14:paraId="6B0D98B6" w14:textId="77777777" w:rsidR="00E456EC" w:rsidRDefault="00E456EC" w:rsidP="00E456EC">
      <w:r>
        <w:t>Eigentumsart der Gebäude; bei den Bevölkerungsszenarien wird nach gemeinnützig und privat unterschieden</w:t>
      </w:r>
    </w:p>
    <w:p w14:paraId="03A8752F" w14:textId="77777777" w:rsidR="00E456EC" w:rsidRDefault="00E456EC" w:rsidP="00E456EC"/>
    <w:p w14:paraId="70A43150" w14:textId="77777777" w:rsidR="00E456EC" w:rsidRDefault="00E456EC" w:rsidP="00E456EC">
      <w:pPr>
        <w:pStyle w:val="Randnotiz"/>
        <w:framePr w:wrap="around"/>
      </w:pPr>
      <w:r>
        <w:t>GWZ</w:t>
      </w:r>
    </w:p>
    <w:p w14:paraId="6604AE77" w14:textId="77777777" w:rsidR="00E456EC" w:rsidRDefault="00E456EC" w:rsidP="00E456EC">
      <w:r>
        <w:t>Gebäude und Wohnungsregister der Stadt Zürich</w:t>
      </w:r>
    </w:p>
    <w:p w14:paraId="5CA5F45A" w14:textId="77777777" w:rsidR="00E456EC" w:rsidRDefault="00E456EC" w:rsidP="00E456EC"/>
    <w:p w14:paraId="659C1AD4" w14:textId="77777777" w:rsidR="00E456EC" w:rsidRDefault="00E456EC" w:rsidP="00E456EC">
      <w:pPr>
        <w:pStyle w:val="Randnotiz"/>
        <w:framePr w:wrap="around"/>
      </w:pPr>
      <w:proofErr w:type="spellStart"/>
      <w:r>
        <w:t>KaReB</w:t>
      </w:r>
      <w:proofErr w:type="spellEnd"/>
    </w:p>
    <w:p w14:paraId="30BE13B4" w14:textId="7D79FBE2" w:rsidR="00E456EC" w:rsidRDefault="008B76A2" w:rsidP="00E456EC">
      <w:r>
        <w:t>Kapazitäts- und Reserve</w:t>
      </w:r>
      <w:r w:rsidR="00E456EC">
        <w:t>berechnung</w:t>
      </w:r>
    </w:p>
    <w:p w14:paraId="0706AE52" w14:textId="4E494C2D" w:rsidR="00E456EC" w:rsidRDefault="00E456EC" w:rsidP="00E456EC"/>
    <w:p w14:paraId="6CFC3250" w14:textId="2766D655" w:rsidR="003D5D8C" w:rsidRDefault="003D5D8C" w:rsidP="003D5D8C">
      <w:pPr>
        <w:pStyle w:val="Randnotiz"/>
        <w:framePr w:wrap="around"/>
      </w:pPr>
      <w:r>
        <w:t>LOESS</w:t>
      </w:r>
    </w:p>
    <w:p w14:paraId="2F393D57" w14:textId="3AA3AB82" w:rsidR="003D5D8C" w:rsidRDefault="003D5D8C" w:rsidP="00E456EC">
      <w:r>
        <w:t>Lokal gewichtete Regression (</w:t>
      </w:r>
      <w:proofErr w:type="spellStart"/>
      <w:r>
        <w:t>locally</w:t>
      </w:r>
      <w:proofErr w:type="spellEnd"/>
      <w:r>
        <w:t xml:space="preserve"> </w:t>
      </w:r>
      <w:proofErr w:type="spellStart"/>
      <w:r>
        <w:t>weighted</w:t>
      </w:r>
      <w:proofErr w:type="spellEnd"/>
      <w:r>
        <w:t xml:space="preserve"> </w:t>
      </w:r>
      <w:proofErr w:type="spellStart"/>
      <w:r>
        <w:t>regression</w:t>
      </w:r>
      <w:proofErr w:type="spellEnd"/>
      <w:r>
        <w:t>)</w:t>
      </w:r>
    </w:p>
    <w:p w14:paraId="3913A696" w14:textId="77777777" w:rsidR="003D5D8C" w:rsidRDefault="003D5D8C" w:rsidP="00E456EC"/>
    <w:p w14:paraId="265A2FAC" w14:textId="77777777" w:rsidR="00E456EC" w:rsidRDefault="00E456EC" w:rsidP="00E456EC">
      <w:pPr>
        <w:pStyle w:val="Randnotiz"/>
        <w:framePr w:wrap="around"/>
      </w:pPr>
      <w:r>
        <w:t>SSZ</w:t>
      </w:r>
    </w:p>
    <w:p w14:paraId="6CE38F95" w14:textId="77777777" w:rsidR="00E456EC" w:rsidRDefault="00E456EC" w:rsidP="00E456EC">
      <w:r>
        <w:t>Statistik Stadt Zürich</w:t>
      </w:r>
    </w:p>
    <w:p w14:paraId="71082683" w14:textId="77777777" w:rsidR="00E456EC" w:rsidRDefault="00E456EC" w:rsidP="00E456EC"/>
    <w:p w14:paraId="66F30372" w14:textId="7604F04D" w:rsidR="00E456EC" w:rsidRDefault="00E456EC" w:rsidP="00E456EC">
      <w:pPr>
        <w:pStyle w:val="Randnotiz"/>
        <w:framePr w:wrap="around"/>
      </w:pPr>
      <w:r>
        <w:t>Systemdynamische Prozesse</w:t>
      </w:r>
    </w:p>
    <w:p w14:paraId="13D81937" w14:textId="77777777" w:rsidR="00E456EC" w:rsidRDefault="00E456EC" w:rsidP="00E456EC">
      <w:r>
        <w:t>Systemdynamische Prozesse führen nicht zu einer Veränderung der Anzahl Einwohnerinnen und Einwohner der Stadt Zürich. Durch systemdynamische Prozessen verändert sich die Zusammensetzung, jedoch nicht die Gesamtzahl der Wohnbevölkerung. Als systemdynamisch gelten die Prozesse Umzug innerhalb der Stadt Zürich und Einbürgerung</w:t>
      </w:r>
    </w:p>
    <w:p w14:paraId="644BFC90" w14:textId="77777777" w:rsidR="00E456EC" w:rsidRDefault="00E456EC" w:rsidP="00E456EC"/>
    <w:p w14:paraId="5225193F" w14:textId="77777777" w:rsidR="00E456EC" w:rsidRDefault="00E456EC" w:rsidP="00E456EC">
      <w:pPr>
        <w:pStyle w:val="Randnotiz"/>
        <w:framePr w:wrap="around"/>
      </w:pPr>
      <w:r>
        <w:t>Umzug</w:t>
      </w:r>
    </w:p>
    <w:p w14:paraId="7446662B" w14:textId="77777777" w:rsidR="00E456EC" w:rsidRDefault="00E456EC" w:rsidP="00E456EC">
      <w:r>
        <w:t>Umzug innerhalb der Stadt Zürich</w:t>
      </w:r>
    </w:p>
    <w:p w14:paraId="4BCA691F" w14:textId="77777777" w:rsidR="00E456EC" w:rsidRDefault="00E456EC" w:rsidP="00E456EC"/>
    <w:p w14:paraId="2F2F9A83" w14:textId="77777777" w:rsidR="00E456EC" w:rsidRDefault="00E456EC" w:rsidP="00E456EC">
      <w:pPr>
        <w:pStyle w:val="Randnotiz"/>
        <w:framePr w:wrap="around"/>
      </w:pPr>
      <w:r>
        <w:t>Wegzug</w:t>
      </w:r>
    </w:p>
    <w:p w14:paraId="50475BAC" w14:textId="77777777" w:rsidR="00E456EC" w:rsidRDefault="00E456EC" w:rsidP="00E456EC">
      <w:r>
        <w:t>Wegzug aus der Stadt Zürich</w:t>
      </w:r>
    </w:p>
    <w:p w14:paraId="5C94A548" w14:textId="77777777" w:rsidR="00E456EC" w:rsidRDefault="00E456EC" w:rsidP="00E456EC"/>
    <w:p w14:paraId="4D95A627" w14:textId="77777777" w:rsidR="00E456EC" w:rsidRDefault="00E456EC" w:rsidP="00E456EC">
      <w:pPr>
        <w:pStyle w:val="Randnotiz"/>
        <w:framePr w:wrap="around"/>
      </w:pPr>
      <w:r>
        <w:t>Wegzug*</w:t>
      </w:r>
    </w:p>
    <w:p w14:paraId="01140EB2" w14:textId="77777777" w:rsidR="00E456EC" w:rsidRDefault="00E456EC" w:rsidP="00E456EC">
      <w:r>
        <w:t>Wegzug aus einem bestimmten Stadtquartier</w:t>
      </w:r>
    </w:p>
    <w:p w14:paraId="7984850C" w14:textId="77777777" w:rsidR="00E456EC" w:rsidRDefault="00E456EC" w:rsidP="00E456EC"/>
    <w:p w14:paraId="6BF11B03" w14:textId="77777777" w:rsidR="00E456EC" w:rsidRDefault="00E456EC" w:rsidP="00E456EC">
      <w:pPr>
        <w:pStyle w:val="Randnotiz"/>
        <w:framePr w:wrap="around"/>
      </w:pPr>
      <w:r>
        <w:t>Wohnflächenkonsum</w:t>
      </w:r>
    </w:p>
    <w:p w14:paraId="1BA63EFF" w14:textId="77777777" w:rsidR="00E456EC" w:rsidRDefault="00E456EC" w:rsidP="00E456EC">
      <w:r>
        <w:t>Quadratmeter Wohnfläche pro Person; Synonym: Wohnflächenverbrauch</w:t>
      </w:r>
    </w:p>
    <w:p w14:paraId="53CB8EAF" w14:textId="77777777" w:rsidR="00E456EC" w:rsidRDefault="00E456EC" w:rsidP="00E456EC"/>
    <w:p w14:paraId="432DA571" w14:textId="77777777" w:rsidR="00E456EC" w:rsidRDefault="00E456EC" w:rsidP="00E456EC">
      <w:pPr>
        <w:pStyle w:val="Randnotiz"/>
        <w:framePr w:wrap="around"/>
      </w:pPr>
      <w:r>
        <w:t>Zuzug</w:t>
      </w:r>
    </w:p>
    <w:p w14:paraId="4930C009" w14:textId="77777777" w:rsidR="00E456EC" w:rsidRDefault="00E456EC" w:rsidP="00E456EC">
      <w:r>
        <w:t>Zuzug in die Stadt Zürich</w:t>
      </w:r>
    </w:p>
    <w:p w14:paraId="6E43E6E5" w14:textId="77777777" w:rsidR="00E456EC" w:rsidRDefault="00E456EC" w:rsidP="00E456EC"/>
    <w:p w14:paraId="3DFDBFED" w14:textId="77777777" w:rsidR="00E456EC" w:rsidRDefault="00E456EC" w:rsidP="00E456EC">
      <w:pPr>
        <w:pStyle w:val="Randnotiz"/>
        <w:framePr w:wrap="around"/>
      </w:pPr>
      <w:r>
        <w:t>Zuzug*</w:t>
      </w:r>
    </w:p>
    <w:p w14:paraId="565BAD98" w14:textId="4AB8ADC1" w:rsidR="00A47BAA" w:rsidRDefault="00E456EC" w:rsidP="00E456EC">
      <w:r>
        <w:t>Zuzug in ein bestimmtes Stadtquartier</w:t>
      </w:r>
    </w:p>
    <w:p w14:paraId="161F7737" w14:textId="77777777" w:rsidR="00A47BAA" w:rsidRDefault="00A47BAA" w:rsidP="00E564D9"/>
    <w:p w14:paraId="502D2809" w14:textId="38CC4A24" w:rsidR="00E456EC" w:rsidRDefault="00E456EC">
      <w:pPr>
        <w:spacing w:line="240" w:lineRule="auto"/>
        <w:ind w:left="0"/>
      </w:pPr>
      <w:r>
        <w:br w:type="page"/>
      </w:r>
    </w:p>
    <w:p w14:paraId="10451562" w14:textId="4551FCF6" w:rsidR="00A47BAA" w:rsidRDefault="00E456EC" w:rsidP="00E456EC">
      <w:pPr>
        <w:pStyle w:val="berschrift1"/>
      </w:pPr>
      <w:bookmarkStart w:id="20" w:name="_Toc100062466"/>
      <w:r>
        <w:lastRenderedPageBreak/>
        <w:t>Literaturverzeichnis</w:t>
      </w:r>
      <w:bookmarkEnd w:id="20"/>
    </w:p>
    <w:p w14:paraId="6F65BDCE" w14:textId="3E093B34" w:rsidR="00A47BAA" w:rsidRDefault="00E456EC" w:rsidP="00E564D9">
      <w:r w:rsidRPr="00E456EC">
        <w:t xml:space="preserve">Stadt Zürich, </w:t>
      </w:r>
      <w:r w:rsidR="001B3C2A">
        <w:t xml:space="preserve">2014. </w:t>
      </w:r>
      <w:r w:rsidRPr="00E456EC">
        <w:t xml:space="preserve">Erläuterungsbericht nach Art. 47 RPV, www.stadt-zuerich.ch/bzo-teilrevision, aufgerufen am </w:t>
      </w:r>
      <w:r w:rsidR="0062524E">
        <w:t>16. November 2021</w:t>
      </w:r>
      <w:r w:rsidRPr="00E456EC">
        <w:t>.</w:t>
      </w:r>
    </w:p>
    <w:p w14:paraId="79DDB748" w14:textId="77777777" w:rsidR="00EA3A89" w:rsidRPr="001B3C2A" w:rsidRDefault="00EA3A89" w:rsidP="00667634"/>
    <w:sectPr w:rsidR="00EA3A89" w:rsidRPr="001B3C2A" w:rsidSect="00B5267D">
      <w:pgSz w:w="11906" w:h="16838" w:code="9"/>
      <w:pgMar w:top="2552" w:right="567" w:bottom="567" w:left="1701" w:header="567" w:footer="567"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 w:author="Daniel Baumgartner (sszbad)" w:date="2022-04-06T13:44:00Z" w:initials="bad">
    <w:p w14:paraId="19B45982" w14:textId="7FEF44B7" w:rsidR="007D6188" w:rsidRDefault="007D6188">
      <w:pPr>
        <w:pStyle w:val="Kommentartext"/>
      </w:pPr>
      <w:r>
        <w:rPr>
          <w:rStyle w:val="Kommentarzeichen"/>
        </w:rPr>
        <w:annotationRef/>
      </w:r>
      <w:r>
        <w:t xml:space="preserve">Grafik auf engl. </w:t>
      </w:r>
      <w:proofErr w:type="spellStart"/>
      <w:r>
        <w:t>Parameterr</w:t>
      </w:r>
      <w:proofErr w:type="spellEnd"/>
      <w:r>
        <w:t xml:space="preserve"> anpassen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9B45982"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FBC049" w14:textId="77777777" w:rsidR="007C247D" w:rsidRDefault="007C247D" w:rsidP="000A2BF9">
      <w:pPr>
        <w:spacing w:line="240" w:lineRule="auto"/>
      </w:pPr>
      <w:r>
        <w:separator/>
      </w:r>
    </w:p>
  </w:endnote>
  <w:endnote w:type="continuationSeparator" w:id="0">
    <w:p w14:paraId="52EA6621" w14:textId="77777777" w:rsidR="007C247D" w:rsidRDefault="007C247D" w:rsidP="000A2B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6E99CB" w14:textId="77777777" w:rsidR="000B0ADA" w:rsidRDefault="000B0ADA" w:rsidP="00B459F9">
    <w:pPr>
      <w:pStyle w:val="VERWEIS"/>
    </w:pPr>
    <w:r>
      <w:t>Präsidialdepartement</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756BDD" w14:textId="54D45B27" w:rsidR="000B0ADA" w:rsidRDefault="000B0ADA" w:rsidP="00B459F9">
    <w:pPr>
      <w:pStyle w:val="VERWEIS"/>
    </w:pPr>
    <w:r>
      <w:t>Präsidialdepartement</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F42772" w14:textId="77777777" w:rsidR="007C247D" w:rsidRDefault="007C247D" w:rsidP="000A2BF9">
      <w:pPr>
        <w:spacing w:line="240" w:lineRule="auto"/>
      </w:pPr>
      <w:r>
        <w:separator/>
      </w:r>
    </w:p>
  </w:footnote>
  <w:footnote w:type="continuationSeparator" w:id="0">
    <w:p w14:paraId="43229882" w14:textId="77777777" w:rsidR="007C247D" w:rsidRDefault="007C247D" w:rsidP="000A2BF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0EBB43" w14:textId="77777777" w:rsidR="000B0ADA" w:rsidRDefault="000B0ADA" w:rsidP="00B459F9">
    <w:pPr>
      <w:pStyle w:val="TITELDERPUBLIKATION"/>
      <w:tabs>
        <w:tab w:val="clear" w:pos="4536"/>
        <w:tab w:val="clear" w:pos="9072"/>
        <w:tab w:val="right" w:pos="9639"/>
      </w:tabs>
      <w:rPr>
        <w:rStyle w:val="TITELDERPUBLIKATIONZchn"/>
      </w:rPr>
    </w:pPr>
    <w:r>
      <w:rPr>
        <w:rStyle w:val="TITELDERPUBLIKATIONBOLDZchn"/>
      </w:rPr>
      <w:t>Titel der Publikation / des Berichts</w:t>
    </w:r>
    <w:r>
      <w:rPr>
        <w:rStyle w:val="TITELDERPUBLIKATIONBOLDZchn"/>
      </w:rPr>
      <w:tab/>
    </w:r>
    <w:r w:rsidRPr="000A2BF9">
      <w:rPr>
        <w:rStyle w:val="TITELDERPUBLIKATIONZchn"/>
      </w:rPr>
      <w:t>Seite</w:t>
    </w:r>
    <w:r>
      <w:rPr>
        <w:rStyle w:val="TITELDERPUBLIKATIONZchn"/>
      </w:rPr>
      <w:t xml:space="preserve"> </w:t>
    </w:r>
    <w:r w:rsidRPr="000A2BF9">
      <w:rPr>
        <w:rStyle w:val="TITELDERPUBLIKATIONZchn"/>
      </w:rPr>
      <w:fldChar w:fldCharType="begin"/>
    </w:r>
    <w:r w:rsidRPr="000A2BF9">
      <w:rPr>
        <w:rStyle w:val="TITELDERPUBLIKATIONZchn"/>
      </w:rPr>
      <w:instrText xml:space="preserve"> PAGE   \* MERGEFORMAT </w:instrText>
    </w:r>
    <w:r w:rsidRPr="000A2BF9">
      <w:rPr>
        <w:rStyle w:val="TITELDERPUBLIKATIONZchn"/>
      </w:rPr>
      <w:fldChar w:fldCharType="separate"/>
    </w:r>
    <w:r>
      <w:rPr>
        <w:rStyle w:val="TITELDERPUBLIKATIONZchn"/>
        <w:noProof/>
      </w:rPr>
      <w:t>4</w:t>
    </w:r>
    <w:r w:rsidRPr="000A2BF9">
      <w:rPr>
        <w:rStyle w:val="TITELDERPUBLIKATIONZchn"/>
      </w:rPr>
      <w:fldChar w:fldCharType="end"/>
    </w:r>
  </w:p>
  <w:p w14:paraId="4532ED2E" w14:textId="77777777" w:rsidR="000B0ADA" w:rsidRDefault="000B0ADA" w:rsidP="00B459F9">
    <w:pPr>
      <w:pStyle w:val="TITELDERPUBLIKATION"/>
      <w:tabs>
        <w:tab w:val="clear" w:pos="4536"/>
        <w:tab w:val="clear" w:pos="9072"/>
        <w:tab w:val="right" w:pos="9639"/>
      </w:tabs>
    </w:pPr>
    <w:r>
      <w:rPr>
        <w:rStyle w:val="TITELDERPUBLIKATIONZchn"/>
      </w:rPr>
      <w:t>Gegebenenfalls mit Kapiteltitel</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065DBC" w14:textId="0FE72EAA" w:rsidR="000B0ADA" w:rsidRDefault="000B0ADA" w:rsidP="00B459F9">
    <w:pPr>
      <w:pStyle w:val="TITELDERPUBLIKATION"/>
      <w:tabs>
        <w:tab w:val="clear" w:pos="4536"/>
        <w:tab w:val="clear" w:pos="9072"/>
        <w:tab w:val="right" w:pos="9639"/>
      </w:tabs>
      <w:rPr>
        <w:rStyle w:val="TITELDERPUBLIKATIONZchn"/>
      </w:rPr>
    </w:pPr>
    <w:r>
      <w:rPr>
        <w:rStyle w:val="TITELDERPUBLIKATIONBOLDZchn"/>
      </w:rPr>
      <w:t>Bevölkerungsszenarien 2022 – 2040</w:t>
    </w:r>
    <w:r>
      <w:rPr>
        <w:rStyle w:val="TITELDERPUBLIKATIONBOLDZchn"/>
      </w:rPr>
      <w:tab/>
    </w:r>
    <w:r w:rsidRPr="000A2BF9">
      <w:rPr>
        <w:rStyle w:val="TITELDERPUBLIKATIONZchn"/>
      </w:rPr>
      <w:t>Seite</w:t>
    </w:r>
    <w:r>
      <w:rPr>
        <w:rStyle w:val="TITELDERPUBLIKATIONZchn"/>
      </w:rPr>
      <w:t xml:space="preserve"> </w:t>
    </w:r>
    <w:r w:rsidRPr="000A2BF9">
      <w:rPr>
        <w:rStyle w:val="TITELDERPUBLIKATIONZchn"/>
      </w:rPr>
      <w:fldChar w:fldCharType="begin"/>
    </w:r>
    <w:r w:rsidRPr="000A2BF9">
      <w:rPr>
        <w:rStyle w:val="TITELDERPUBLIKATIONZchn"/>
      </w:rPr>
      <w:instrText xml:space="preserve"> PAGE   \* MERGEFORMAT </w:instrText>
    </w:r>
    <w:r w:rsidRPr="000A2BF9">
      <w:rPr>
        <w:rStyle w:val="TITELDERPUBLIKATIONZchn"/>
      </w:rPr>
      <w:fldChar w:fldCharType="separate"/>
    </w:r>
    <w:r w:rsidR="00023034">
      <w:rPr>
        <w:rStyle w:val="TITELDERPUBLIKATIONZchn"/>
        <w:noProof/>
      </w:rPr>
      <w:t>12</w:t>
    </w:r>
    <w:r w:rsidRPr="000A2BF9">
      <w:rPr>
        <w:rStyle w:val="TITELDERPUBLIKATIONZchn"/>
      </w:rPr>
      <w:fldChar w:fldCharType="end"/>
    </w:r>
  </w:p>
  <w:p w14:paraId="2CCA74BC" w14:textId="4F7226DE" w:rsidR="000B0ADA" w:rsidRDefault="000B0ADA" w:rsidP="00B459F9">
    <w:pPr>
      <w:pStyle w:val="TITELDERPUBLIKATION"/>
      <w:tabs>
        <w:tab w:val="clear" w:pos="4536"/>
        <w:tab w:val="clear" w:pos="9072"/>
        <w:tab w:val="right" w:pos="9639"/>
      </w:tabs>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3D707B38"/>
    <w:lvl w:ilvl="0">
      <w:start w:val="1"/>
      <w:numFmt w:val="bullet"/>
      <w:pStyle w:val="AufzhlungStrich"/>
      <w:lvlText w:val=""/>
      <w:lvlJc w:val="left"/>
      <w:pPr>
        <w:ind w:left="786" w:hanging="360"/>
      </w:pPr>
      <w:rPr>
        <w:rFonts w:ascii="Symbol" w:hAnsi="Symbol" w:hint="default"/>
        <w:color w:val="auto"/>
        <w:sz w:val="24"/>
        <w:vertAlign w:val="baseline"/>
      </w:rPr>
    </w:lvl>
  </w:abstractNum>
  <w:abstractNum w:abstractNumId="1" w15:restartNumberingAfterBreak="0">
    <w:nsid w:val="FFFFFF88"/>
    <w:multiLevelType w:val="singleLevel"/>
    <w:tmpl w:val="03E0FA34"/>
    <w:lvl w:ilvl="0">
      <w:start w:val="1"/>
      <w:numFmt w:val="decimal"/>
      <w:pStyle w:val="Listennummer"/>
      <w:lvlText w:val="%1."/>
      <w:lvlJc w:val="left"/>
      <w:pPr>
        <w:tabs>
          <w:tab w:val="num" w:pos="360"/>
        </w:tabs>
        <w:ind w:left="360" w:hanging="360"/>
      </w:pPr>
    </w:lvl>
  </w:abstractNum>
  <w:abstractNum w:abstractNumId="2" w15:restartNumberingAfterBreak="0">
    <w:nsid w:val="FFFFFF89"/>
    <w:multiLevelType w:val="singleLevel"/>
    <w:tmpl w:val="25D6C9E4"/>
    <w:lvl w:ilvl="0">
      <w:start w:val="1"/>
      <w:numFmt w:val="bullet"/>
      <w:pStyle w:val="Aufzhlungszeichen"/>
      <w:lvlText w:val=""/>
      <w:lvlJc w:val="left"/>
      <w:pPr>
        <w:tabs>
          <w:tab w:val="num" w:pos="360"/>
        </w:tabs>
        <w:ind w:left="360" w:hanging="360"/>
      </w:pPr>
      <w:rPr>
        <w:rFonts w:ascii="Symbol" w:hAnsi="Symbol" w:hint="default"/>
      </w:rPr>
    </w:lvl>
  </w:abstractNum>
  <w:abstractNum w:abstractNumId="3" w15:restartNumberingAfterBreak="0">
    <w:nsid w:val="01EF4BEC"/>
    <w:multiLevelType w:val="hybridMultilevel"/>
    <w:tmpl w:val="A344F7D4"/>
    <w:lvl w:ilvl="0" w:tplc="26ECAF26">
      <w:start w:val="1"/>
      <w:numFmt w:val="bullet"/>
      <w:lvlText w:val="-"/>
      <w:lvlJc w:val="left"/>
      <w:pPr>
        <w:ind w:left="720" w:hanging="360"/>
      </w:pPr>
      <w:rPr>
        <w:rFonts w:ascii="Courier New" w:hAnsi="Courier New"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abstractNum w:abstractNumId="4" w15:restartNumberingAfterBreak="0">
    <w:nsid w:val="05536DA0"/>
    <w:multiLevelType w:val="hybridMultilevel"/>
    <w:tmpl w:val="CC72EFD6"/>
    <w:lvl w:ilvl="0" w:tplc="26ECAF26">
      <w:start w:val="1"/>
      <w:numFmt w:val="bullet"/>
      <w:lvlText w:val="-"/>
      <w:lvlJc w:val="left"/>
      <w:pPr>
        <w:ind w:left="4122" w:hanging="360"/>
      </w:pPr>
      <w:rPr>
        <w:rFonts w:ascii="Courier New" w:hAnsi="Courier New" w:hint="default"/>
      </w:rPr>
    </w:lvl>
    <w:lvl w:ilvl="1" w:tplc="08070003" w:tentative="1">
      <w:start w:val="1"/>
      <w:numFmt w:val="bullet"/>
      <w:lvlText w:val="o"/>
      <w:lvlJc w:val="left"/>
      <w:pPr>
        <w:ind w:left="4842" w:hanging="360"/>
      </w:pPr>
      <w:rPr>
        <w:rFonts w:ascii="Courier New" w:hAnsi="Courier New" w:cs="Courier New" w:hint="default"/>
      </w:rPr>
    </w:lvl>
    <w:lvl w:ilvl="2" w:tplc="08070005" w:tentative="1">
      <w:start w:val="1"/>
      <w:numFmt w:val="bullet"/>
      <w:lvlText w:val=""/>
      <w:lvlJc w:val="left"/>
      <w:pPr>
        <w:ind w:left="5562" w:hanging="360"/>
      </w:pPr>
      <w:rPr>
        <w:rFonts w:ascii="Wingdings" w:hAnsi="Wingdings" w:hint="default"/>
      </w:rPr>
    </w:lvl>
    <w:lvl w:ilvl="3" w:tplc="08070001" w:tentative="1">
      <w:start w:val="1"/>
      <w:numFmt w:val="bullet"/>
      <w:lvlText w:val=""/>
      <w:lvlJc w:val="left"/>
      <w:pPr>
        <w:ind w:left="6282" w:hanging="360"/>
      </w:pPr>
      <w:rPr>
        <w:rFonts w:ascii="Symbol" w:hAnsi="Symbol" w:hint="default"/>
      </w:rPr>
    </w:lvl>
    <w:lvl w:ilvl="4" w:tplc="08070003" w:tentative="1">
      <w:start w:val="1"/>
      <w:numFmt w:val="bullet"/>
      <w:lvlText w:val="o"/>
      <w:lvlJc w:val="left"/>
      <w:pPr>
        <w:ind w:left="7002" w:hanging="360"/>
      </w:pPr>
      <w:rPr>
        <w:rFonts w:ascii="Courier New" w:hAnsi="Courier New" w:cs="Courier New" w:hint="default"/>
      </w:rPr>
    </w:lvl>
    <w:lvl w:ilvl="5" w:tplc="08070005" w:tentative="1">
      <w:start w:val="1"/>
      <w:numFmt w:val="bullet"/>
      <w:lvlText w:val=""/>
      <w:lvlJc w:val="left"/>
      <w:pPr>
        <w:ind w:left="7722" w:hanging="360"/>
      </w:pPr>
      <w:rPr>
        <w:rFonts w:ascii="Wingdings" w:hAnsi="Wingdings" w:hint="default"/>
      </w:rPr>
    </w:lvl>
    <w:lvl w:ilvl="6" w:tplc="08070001" w:tentative="1">
      <w:start w:val="1"/>
      <w:numFmt w:val="bullet"/>
      <w:lvlText w:val=""/>
      <w:lvlJc w:val="left"/>
      <w:pPr>
        <w:ind w:left="8442" w:hanging="360"/>
      </w:pPr>
      <w:rPr>
        <w:rFonts w:ascii="Symbol" w:hAnsi="Symbol" w:hint="default"/>
      </w:rPr>
    </w:lvl>
    <w:lvl w:ilvl="7" w:tplc="08070003" w:tentative="1">
      <w:start w:val="1"/>
      <w:numFmt w:val="bullet"/>
      <w:lvlText w:val="o"/>
      <w:lvlJc w:val="left"/>
      <w:pPr>
        <w:ind w:left="9162" w:hanging="360"/>
      </w:pPr>
      <w:rPr>
        <w:rFonts w:ascii="Courier New" w:hAnsi="Courier New" w:cs="Courier New" w:hint="default"/>
      </w:rPr>
    </w:lvl>
    <w:lvl w:ilvl="8" w:tplc="08070005" w:tentative="1">
      <w:start w:val="1"/>
      <w:numFmt w:val="bullet"/>
      <w:lvlText w:val=""/>
      <w:lvlJc w:val="left"/>
      <w:pPr>
        <w:ind w:left="9882" w:hanging="360"/>
      </w:pPr>
      <w:rPr>
        <w:rFonts w:ascii="Wingdings" w:hAnsi="Wingdings" w:hint="default"/>
      </w:rPr>
    </w:lvl>
  </w:abstractNum>
  <w:abstractNum w:abstractNumId="5" w15:restartNumberingAfterBreak="0">
    <w:nsid w:val="14331792"/>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A7D5F54"/>
    <w:multiLevelType w:val="hybridMultilevel"/>
    <w:tmpl w:val="AE128516"/>
    <w:lvl w:ilvl="0" w:tplc="26ECAF26">
      <w:start w:val="1"/>
      <w:numFmt w:val="bullet"/>
      <w:lvlText w:val="-"/>
      <w:lvlJc w:val="left"/>
      <w:pPr>
        <w:ind w:left="4122" w:hanging="360"/>
      </w:pPr>
      <w:rPr>
        <w:rFonts w:ascii="Courier New" w:hAnsi="Courier New" w:hint="default"/>
      </w:rPr>
    </w:lvl>
    <w:lvl w:ilvl="1" w:tplc="08070003" w:tentative="1">
      <w:start w:val="1"/>
      <w:numFmt w:val="bullet"/>
      <w:lvlText w:val="o"/>
      <w:lvlJc w:val="left"/>
      <w:pPr>
        <w:ind w:left="4842" w:hanging="360"/>
      </w:pPr>
      <w:rPr>
        <w:rFonts w:ascii="Courier New" w:hAnsi="Courier New" w:cs="Courier New" w:hint="default"/>
      </w:rPr>
    </w:lvl>
    <w:lvl w:ilvl="2" w:tplc="08070005" w:tentative="1">
      <w:start w:val="1"/>
      <w:numFmt w:val="bullet"/>
      <w:lvlText w:val=""/>
      <w:lvlJc w:val="left"/>
      <w:pPr>
        <w:ind w:left="5562" w:hanging="360"/>
      </w:pPr>
      <w:rPr>
        <w:rFonts w:ascii="Wingdings" w:hAnsi="Wingdings" w:hint="default"/>
      </w:rPr>
    </w:lvl>
    <w:lvl w:ilvl="3" w:tplc="08070001" w:tentative="1">
      <w:start w:val="1"/>
      <w:numFmt w:val="bullet"/>
      <w:lvlText w:val=""/>
      <w:lvlJc w:val="left"/>
      <w:pPr>
        <w:ind w:left="6282" w:hanging="360"/>
      </w:pPr>
      <w:rPr>
        <w:rFonts w:ascii="Symbol" w:hAnsi="Symbol" w:hint="default"/>
      </w:rPr>
    </w:lvl>
    <w:lvl w:ilvl="4" w:tplc="08070003" w:tentative="1">
      <w:start w:val="1"/>
      <w:numFmt w:val="bullet"/>
      <w:lvlText w:val="o"/>
      <w:lvlJc w:val="left"/>
      <w:pPr>
        <w:ind w:left="7002" w:hanging="360"/>
      </w:pPr>
      <w:rPr>
        <w:rFonts w:ascii="Courier New" w:hAnsi="Courier New" w:cs="Courier New" w:hint="default"/>
      </w:rPr>
    </w:lvl>
    <w:lvl w:ilvl="5" w:tplc="08070005" w:tentative="1">
      <w:start w:val="1"/>
      <w:numFmt w:val="bullet"/>
      <w:lvlText w:val=""/>
      <w:lvlJc w:val="left"/>
      <w:pPr>
        <w:ind w:left="7722" w:hanging="360"/>
      </w:pPr>
      <w:rPr>
        <w:rFonts w:ascii="Wingdings" w:hAnsi="Wingdings" w:hint="default"/>
      </w:rPr>
    </w:lvl>
    <w:lvl w:ilvl="6" w:tplc="08070001" w:tentative="1">
      <w:start w:val="1"/>
      <w:numFmt w:val="bullet"/>
      <w:lvlText w:val=""/>
      <w:lvlJc w:val="left"/>
      <w:pPr>
        <w:ind w:left="8442" w:hanging="360"/>
      </w:pPr>
      <w:rPr>
        <w:rFonts w:ascii="Symbol" w:hAnsi="Symbol" w:hint="default"/>
      </w:rPr>
    </w:lvl>
    <w:lvl w:ilvl="7" w:tplc="08070003" w:tentative="1">
      <w:start w:val="1"/>
      <w:numFmt w:val="bullet"/>
      <w:lvlText w:val="o"/>
      <w:lvlJc w:val="left"/>
      <w:pPr>
        <w:ind w:left="9162" w:hanging="360"/>
      </w:pPr>
      <w:rPr>
        <w:rFonts w:ascii="Courier New" w:hAnsi="Courier New" w:cs="Courier New" w:hint="default"/>
      </w:rPr>
    </w:lvl>
    <w:lvl w:ilvl="8" w:tplc="08070005" w:tentative="1">
      <w:start w:val="1"/>
      <w:numFmt w:val="bullet"/>
      <w:lvlText w:val=""/>
      <w:lvlJc w:val="left"/>
      <w:pPr>
        <w:ind w:left="9882" w:hanging="360"/>
      </w:pPr>
      <w:rPr>
        <w:rFonts w:ascii="Wingdings" w:hAnsi="Wingdings" w:hint="default"/>
      </w:rPr>
    </w:lvl>
  </w:abstractNum>
  <w:abstractNum w:abstractNumId="7" w15:restartNumberingAfterBreak="0">
    <w:nsid w:val="1AD1002F"/>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DF70D5D"/>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15:restartNumberingAfterBreak="0">
    <w:nsid w:val="318B5FFD"/>
    <w:multiLevelType w:val="hybridMultilevel"/>
    <w:tmpl w:val="4F04A7FC"/>
    <w:lvl w:ilvl="0" w:tplc="95486BC8">
      <w:start w:val="1"/>
      <w:numFmt w:val="bullet"/>
      <w:pStyle w:val="AufzhlungStrichEinschub"/>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35D90BEF"/>
    <w:multiLevelType w:val="hybridMultilevel"/>
    <w:tmpl w:val="EEE67840"/>
    <w:lvl w:ilvl="0" w:tplc="26ECAF26">
      <w:start w:val="1"/>
      <w:numFmt w:val="bullet"/>
      <w:lvlText w:val="-"/>
      <w:lvlJc w:val="left"/>
      <w:pPr>
        <w:ind w:left="4122" w:hanging="360"/>
      </w:pPr>
      <w:rPr>
        <w:rFonts w:ascii="Courier New" w:hAnsi="Courier New" w:hint="default"/>
      </w:rPr>
    </w:lvl>
    <w:lvl w:ilvl="1" w:tplc="08070003" w:tentative="1">
      <w:start w:val="1"/>
      <w:numFmt w:val="bullet"/>
      <w:lvlText w:val="o"/>
      <w:lvlJc w:val="left"/>
      <w:pPr>
        <w:ind w:left="4842" w:hanging="360"/>
      </w:pPr>
      <w:rPr>
        <w:rFonts w:ascii="Courier New" w:hAnsi="Courier New" w:cs="Courier New" w:hint="default"/>
      </w:rPr>
    </w:lvl>
    <w:lvl w:ilvl="2" w:tplc="08070005" w:tentative="1">
      <w:start w:val="1"/>
      <w:numFmt w:val="bullet"/>
      <w:lvlText w:val=""/>
      <w:lvlJc w:val="left"/>
      <w:pPr>
        <w:ind w:left="5562" w:hanging="360"/>
      </w:pPr>
      <w:rPr>
        <w:rFonts w:ascii="Wingdings" w:hAnsi="Wingdings" w:hint="default"/>
      </w:rPr>
    </w:lvl>
    <w:lvl w:ilvl="3" w:tplc="08070001" w:tentative="1">
      <w:start w:val="1"/>
      <w:numFmt w:val="bullet"/>
      <w:lvlText w:val=""/>
      <w:lvlJc w:val="left"/>
      <w:pPr>
        <w:ind w:left="6282" w:hanging="360"/>
      </w:pPr>
      <w:rPr>
        <w:rFonts w:ascii="Symbol" w:hAnsi="Symbol" w:hint="default"/>
      </w:rPr>
    </w:lvl>
    <w:lvl w:ilvl="4" w:tplc="08070003" w:tentative="1">
      <w:start w:val="1"/>
      <w:numFmt w:val="bullet"/>
      <w:lvlText w:val="o"/>
      <w:lvlJc w:val="left"/>
      <w:pPr>
        <w:ind w:left="7002" w:hanging="360"/>
      </w:pPr>
      <w:rPr>
        <w:rFonts w:ascii="Courier New" w:hAnsi="Courier New" w:cs="Courier New" w:hint="default"/>
      </w:rPr>
    </w:lvl>
    <w:lvl w:ilvl="5" w:tplc="08070005" w:tentative="1">
      <w:start w:val="1"/>
      <w:numFmt w:val="bullet"/>
      <w:lvlText w:val=""/>
      <w:lvlJc w:val="left"/>
      <w:pPr>
        <w:ind w:left="7722" w:hanging="360"/>
      </w:pPr>
      <w:rPr>
        <w:rFonts w:ascii="Wingdings" w:hAnsi="Wingdings" w:hint="default"/>
      </w:rPr>
    </w:lvl>
    <w:lvl w:ilvl="6" w:tplc="08070001" w:tentative="1">
      <w:start w:val="1"/>
      <w:numFmt w:val="bullet"/>
      <w:lvlText w:val=""/>
      <w:lvlJc w:val="left"/>
      <w:pPr>
        <w:ind w:left="8442" w:hanging="360"/>
      </w:pPr>
      <w:rPr>
        <w:rFonts w:ascii="Symbol" w:hAnsi="Symbol" w:hint="default"/>
      </w:rPr>
    </w:lvl>
    <w:lvl w:ilvl="7" w:tplc="08070003" w:tentative="1">
      <w:start w:val="1"/>
      <w:numFmt w:val="bullet"/>
      <w:lvlText w:val="o"/>
      <w:lvlJc w:val="left"/>
      <w:pPr>
        <w:ind w:left="9162" w:hanging="360"/>
      </w:pPr>
      <w:rPr>
        <w:rFonts w:ascii="Courier New" w:hAnsi="Courier New" w:cs="Courier New" w:hint="default"/>
      </w:rPr>
    </w:lvl>
    <w:lvl w:ilvl="8" w:tplc="08070005" w:tentative="1">
      <w:start w:val="1"/>
      <w:numFmt w:val="bullet"/>
      <w:lvlText w:val=""/>
      <w:lvlJc w:val="left"/>
      <w:pPr>
        <w:ind w:left="9882" w:hanging="360"/>
      </w:pPr>
      <w:rPr>
        <w:rFonts w:ascii="Wingdings" w:hAnsi="Wingdings" w:hint="default"/>
      </w:rPr>
    </w:lvl>
  </w:abstractNum>
  <w:abstractNum w:abstractNumId="11" w15:restartNumberingAfterBreak="0">
    <w:nsid w:val="362A2FCE"/>
    <w:multiLevelType w:val="hybridMultilevel"/>
    <w:tmpl w:val="461E52BE"/>
    <w:lvl w:ilvl="0" w:tplc="AA7605BC">
      <w:start w:val="1"/>
      <w:numFmt w:val="decimal"/>
      <w:pStyle w:val="TITELFETT"/>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3C37419E"/>
    <w:multiLevelType w:val="hybridMultilevel"/>
    <w:tmpl w:val="FC3C1998"/>
    <w:lvl w:ilvl="0" w:tplc="1EC030D4">
      <w:start w:val="1"/>
      <w:numFmt w:val="bullet"/>
      <w:lvlText w:val=""/>
      <w:lvlJc w:val="left"/>
      <w:pPr>
        <w:ind w:left="4009" w:hanging="360"/>
      </w:pPr>
      <w:rPr>
        <w:rFonts w:ascii="Symbol" w:hAnsi="Symbol" w:hint="default"/>
      </w:rPr>
    </w:lvl>
    <w:lvl w:ilvl="1" w:tplc="08070003" w:tentative="1">
      <w:start w:val="1"/>
      <w:numFmt w:val="bullet"/>
      <w:lvlText w:val="o"/>
      <w:lvlJc w:val="left"/>
      <w:pPr>
        <w:ind w:left="4729" w:hanging="360"/>
      </w:pPr>
      <w:rPr>
        <w:rFonts w:ascii="Courier New" w:hAnsi="Courier New" w:cs="Courier New" w:hint="default"/>
      </w:rPr>
    </w:lvl>
    <w:lvl w:ilvl="2" w:tplc="08070005" w:tentative="1">
      <w:start w:val="1"/>
      <w:numFmt w:val="bullet"/>
      <w:lvlText w:val=""/>
      <w:lvlJc w:val="left"/>
      <w:pPr>
        <w:ind w:left="5449" w:hanging="360"/>
      </w:pPr>
      <w:rPr>
        <w:rFonts w:ascii="Wingdings" w:hAnsi="Wingdings" w:hint="default"/>
      </w:rPr>
    </w:lvl>
    <w:lvl w:ilvl="3" w:tplc="08070001" w:tentative="1">
      <w:start w:val="1"/>
      <w:numFmt w:val="bullet"/>
      <w:lvlText w:val=""/>
      <w:lvlJc w:val="left"/>
      <w:pPr>
        <w:ind w:left="6169" w:hanging="360"/>
      </w:pPr>
      <w:rPr>
        <w:rFonts w:ascii="Symbol" w:hAnsi="Symbol" w:hint="default"/>
      </w:rPr>
    </w:lvl>
    <w:lvl w:ilvl="4" w:tplc="08070003" w:tentative="1">
      <w:start w:val="1"/>
      <w:numFmt w:val="bullet"/>
      <w:lvlText w:val="o"/>
      <w:lvlJc w:val="left"/>
      <w:pPr>
        <w:ind w:left="6889" w:hanging="360"/>
      </w:pPr>
      <w:rPr>
        <w:rFonts w:ascii="Courier New" w:hAnsi="Courier New" w:cs="Courier New" w:hint="default"/>
      </w:rPr>
    </w:lvl>
    <w:lvl w:ilvl="5" w:tplc="08070005" w:tentative="1">
      <w:start w:val="1"/>
      <w:numFmt w:val="bullet"/>
      <w:lvlText w:val=""/>
      <w:lvlJc w:val="left"/>
      <w:pPr>
        <w:ind w:left="7609" w:hanging="360"/>
      </w:pPr>
      <w:rPr>
        <w:rFonts w:ascii="Wingdings" w:hAnsi="Wingdings" w:hint="default"/>
      </w:rPr>
    </w:lvl>
    <w:lvl w:ilvl="6" w:tplc="08070001" w:tentative="1">
      <w:start w:val="1"/>
      <w:numFmt w:val="bullet"/>
      <w:lvlText w:val=""/>
      <w:lvlJc w:val="left"/>
      <w:pPr>
        <w:ind w:left="8329" w:hanging="360"/>
      </w:pPr>
      <w:rPr>
        <w:rFonts w:ascii="Symbol" w:hAnsi="Symbol" w:hint="default"/>
      </w:rPr>
    </w:lvl>
    <w:lvl w:ilvl="7" w:tplc="08070003" w:tentative="1">
      <w:start w:val="1"/>
      <w:numFmt w:val="bullet"/>
      <w:lvlText w:val="o"/>
      <w:lvlJc w:val="left"/>
      <w:pPr>
        <w:ind w:left="9049" w:hanging="360"/>
      </w:pPr>
      <w:rPr>
        <w:rFonts w:ascii="Courier New" w:hAnsi="Courier New" w:cs="Courier New" w:hint="default"/>
      </w:rPr>
    </w:lvl>
    <w:lvl w:ilvl="8" w:tplc="08070005" w:tentative="1">
      <w:start w:val="1"/>
      <w:numFmt w:val="bullet"/>
      <w:lvlText w:val=""/>
      <w:lvlJc w:val="left"/>
      <w:pPr>
        <w:ind w:left="9769" w:hanging="360"/>
      </w:pPr>
      <w:rPr>
        <w:rFonts w:ascii="Wingdings" w:hAnsi="Wingdings" w:hint="default"/>
      </w:rPr>
    </w:lvl>
  </w:abstractNum>
  <w:abstractNum w:abstractNumId="13" w15:restartNumberingAfterBreak="0">
    <w:nsid w:val="406B0DE1"/>
    <w:multiLevelType w:val="hybridMultilevel"/>
    <w:tmpl w:val="27DCA25A"/>
    <w:lvl w:ilvl="0" w:tplc="112E5752">
      <w:start w:val="1"/>
      <w:numFmt w:val="decimal"/>
      <w:pStyle w:val="ZWISCHENTITE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4B93113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7C4547B"/>
    <w:multiLevelType w:val="singleLevel"/>
    <w:tmpl w:val="5D363836"/>
    <w:lvl w:ilvl="0">
      <w:start w:val="1"/>
      <w:numFmt w:val="lowerLetter"/>
      <w:pStyle w:val="AufzhlungBuchstaben"/>
      <w:lvlText w:val="%1)"/>
      <w:lvlJc w:val="left"/>
      <w:pPr>
        <w:ind w:left="360" w:hanging="360"/>
      </w:pPr>
      <w:rPr>
        <w:rFonts w:hint="default"/>
      </w:rPr>
    </w:lvl>
  </w:abstractNum>
  <w:abstractNum w:abstractNumId="16" w15:restartNumberingAfterBreak="0">
    <w:nsid w:val="5932204A"/>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7E629F3"/>
    <w:multiLevelType w:val="hybridMultilevel"/>
    <w:tmpl w:val="F8825644"/>
    <w:lvl w:ilvl="0" w:tplc="A112D7F2">
      <w:start w:val="1"/>
      <w:numFmt w:val="decimal"/>
      <w:pStyle w:val="AufzhlungNummer"/>
      <w:lvlText w:val="%1."/>
      <w:lvlJc w:val="left"/>
      <w:pPr>
        <w:ind w:left="360" w:hanging="360"/>
      </w:pPr>
      <w:rPr>
        <w:rFonts w:hint="default"/>
        <w:b w:val="0"/>
        <w:i w:val="0"/>
        <w:sz w:val="22"/>
        <w:szCs w:val="22"/>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6E643F30"/>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F35638F"/>
    <w:multiLevelType w:val="hybridMultilevel"/>
    <w:tmpl w:val="2A10024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2"/>
  </w:num>
  <w:num w:numId="4">
    <w:abstractNumId w:val="1"/>
  </w:num>
  <w:num w:numId="5">
    <w:abstractNumId w:val="11"/>
  </w:num>
  <w:num w:numId="6">
    <w:abstractNumId w:val="13"/>
  </w:num>
  <w:num w:numId="7">
    <w:abstractNumId w:val="16"/>
  </w:num>
  <w:num w:numId="8">
    <w:abstractNumId w:val="18"/>
  </w:num>
  <w:num w:numId="9">
    <w:abstractNumId w:val="5"/>
  </w:num>
  <w:num w:numId="10">
    <w:abstractNumId w:val="7"/>
  </w:num>
  <w:num w:numId="11">
    <w:abstractNumId w:val="13"/>
  </w:num>
  <w:num w:numId="12">
    <w:abstractNumId w:val="13"/>
  </w:num>
  <w:num w:numId="13">
    <w:abstractNumId w:val="13"/>
  </w:num>
  <w:num w:numId="14">
    <w:abstractNumId w:val="14"/>
  </w:num>
  <w:num w:numId="15">
    <w:abstractNumId w:val="8"/>
  </w:num>
  <w:num w:numId="16">
    <w:abstractNumId w:val="19"/>
  </w:num>
  <w:num w:numId="17">
    <w:abstractNumId w:val="19"/>
  </w:num>
  <w:num w:numId="18">
    <w:abstractNumId w:val="3"/>
  </w:num>
  <w:num w:numId="19">
    <w:abstractNumId w:val="6"/>
  </w:num>
  <w:num w:numId="20">
    <w:abstractNumId w:val="4"/>
  </w:num>
  <w:num w:numId="21">
    <w:abstractNumId w:val="10"/>
  </w:num>
  <w:num w:numId="22">
    <w:abstractNumId w:val="15"/>
  </w:num>
  <w:num w:numId="23">
    <w:abstractNumId w:val="17"/>
  </w:num>
  <w:num w:numId="24">
    <w:abstractNumId w:val="0"/>
  </w:num>
  <w:num w:numId="25">
    <w:abstractNumId w:val="0"/>
  </w:num>
  <w:num w:numId="26">
    <w:abstractNumId w:val="9"/>
  </w:num>
  <w:num w:numId="27">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aniel Baumgartner (sszbad)">
    <w15:presenceInfo w15:providerId="None" w15:userId="Daniel Baumgartner (sszba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trackRevisions/>
  <w:documentProtection w:edit="forms" w:formatting="1" w:enforcement="0"/>
  <w:defaultTabStop w:val="709"/>
  <w:consecutiveHyphenLimit w:val="3"/>
  <w:hyphenationZone w:val="142"/>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2E2B"/>
    <w:rsid w:val="00001544"/>
    <w:rsid w:val="00002104"/>
    <w:rsid w:val="00012FCF"/>
    <w:rsid w:val="00013925"/>
    <w:rsid w:val="00016A50"/>
    <w:rsid w:val="00017824"/>
    <w:rsid w:val="0002156E"/>
    <w:rsid w:val="0002164B"/>
    <w:rsid w:val="00023034"/>
    <w:rsid w:val="00024BAB"/>
    <w:rsid w:val="00025DC7"/>
    <w:rsid w:val="000278BA"/>
    <w:rsid w:val="00031C76"/>
    <w:rsid w:val="000332DA"/>
    <w:rsid w:val="000336F9"/>
    <w:rsid w:val="00034285"/>
    <w:rsid w:val="00043751"/>
    <w:rsid w:val="00044C4E"/>
    <w:rsid w:val="0005219E"/>
    <w:rsid w:val="000548C2"/>
    <w:rsid w:val="00055D14"/>
    <w:rsid w:val="00055F6F"/>
    <w:rsid w:val="000630DC"/>
    <w:rsid w:val="0006579A"/>
    <w:rsid w:val="00065AFB"/>
    <w:rsid w:val="00072834"/>
    <w:rsid w:val="00074523"/>
    <w:rsid w:val="00074CCA"/>
    <w:rsid w:val="00082EE0"/>
    <w:rsid w:val="00083671"/>
    <w:rsid w:val="00084415"/>
    <w:rsid w:val="00084A85"/>
    <w:rsid w:val="00086D51"/>
    <w:rsid w:val="00087F46"/>
    <w:rsid w:val="00091BEF"/>
    <w:rsid w:val="00092960"/>
    <w:rsid w:val="00093142"/>
    <w:rsid w:val="00096CF2"/>
    <w:rsid w:val="000A039B"/>
    <w:rsid w:val="000A0E42"/>
    <w:rsid w:val="000A0F89"/>
    <w:rsid w:val="000A2BF9"/>
    <w:rsid w:val="000A3AF9"/>
    <w:rsid w:val="000B0ADA"/>
    <w:rsid w:val="000B2CE5"/>
    <w:rsid w:val="000B33CC"/>
    <w:rsid w:val="000B3815"/>
    <w:rsid w:val="000B7B3F"/>
    <w:rsid w:val="000C0B9D"/>
    <w:rsid w:val="000C5D60"/>
    <w:rsid w:val="000C6FAD"/>
    <w:rsid w:val="000D1039"/>
    <w:rsid w:val="000D20D2"/>
    <w:rsid w:val="000D5639"/>
    <w:rsid w:val="000E2259"/>
    <w:rsid w:val="000E302F"/>
    <w:rsid w:val="000F583D"/>
    <w:rsid w:val="000F59BB"/>
    <w:rsid w:val="000F5D56"/>
    <w:rsid w:val="000F63ED"/>
    <w:rsid w:val="000F72DD"/>
    <w:rsid w:val="000F76F2"/>
    <w:rsid w:val="001030A7"/>
    <w:rsid w:val="00103D1B"/>
    <w:rsid w:val="00105090"/>
    <w:rsid w:val="00106781"/>
    <w:rsid w:val="0011018A"/>
    <w:rsid w:val="00111F7B"/>
    <w:rsid w:val="001147B5"/>
    <w:rsid w:val="0011520F"/>
    <w:rsid w:val="00124DD7"/>
    <w:rsid w:val="001305D9"/>
    <w:rsid w:val="00134ABB"/>
    <w:rsid w:val="0013599F"/>
    <w:rsid w:val="00135F8C"/>
    <w:rsid w:val="001367F7"/>
    <w:rsid w:val="001374D7"/>
    <w:rsid w:val="00137631"/>
    <w:rsid w:val="00137A86"/>
    <w:rsid w:val="00140E0C"/>
    <w:rsid w:val="00140F0E"/>
    <w:rsid w:val="001421DA"/>
    <w:rsid w:val="0014293A"/>
    <w:rsid w:val="00143557"/>
    <w:rsid w:val="00144D43"/>
    <w:rsid w:val="00146EB6"/>
    <w:rsid w:val="001473C0"/>
    <w:rsid w:val="00147B81"/>
    <w:rsid w:val="00151A0C"/>
    <w:rsid w:val="00153014"/>
    <w:rsid w:val="00154BB3"/>
    <w:rsid w:val="001656FE"/>
    <w:rsid w:val="0016657C"/>
    <w:rsid w:val="001677F9"/>
    <w:rsid w:val="00167FE9"/>
    <w:rsid w:val="00170D32"/>
    <w:rsid w:val="00175D58"/>
    <w:rsid w:val="00181D70"/>
    <w:rsid w:val="001843C7"/>
    <w:rsid w:val="00184C57"/>
    <w:rsid w:val="001926ED"/>
    <w:rsid w:val="001936E5"/>
    <w:rsid w:val="001A14DB"/>
    <w:rsid w:val="001A35AD"/>
    <w:rsid w:val="001B0D05"/>
    <w:rsid w:val="001B165C"/>
    <w:rsid w:val="001B2A4B"/>
    <w:rsid w:val="001B2BAF"/>
    <w:rsid w:val="001B3C2A"/>
    <w:rsid w:val="001B489C"/>
    <w:rsid w:val="001B639B"/>
    <w:rsid w:val="001C0033"/>
    <w:rsid w:val="001C23AF"/>
    <w:rsid w:val="001C3EA8"/>
    <w:rsid w:val="001D07E4"/>
    <w:rsid w:val="001D1AC3"/>
    <w:rsid w:val="001D2391"/>
    <w:rsid w:val="001E1CDE"/>
    <w:rsid w:val="001E1D84"/>
    <w:rsid w:val="001E7B70"/>
    <w:rsid w:val="001F022C"/>
    <w:rsid w:val="001F4F68"/>
    <w:rsid w:val="001F5AF4"/>
    <w:rsid w:val="001F5EBD"/>
    <w:rsid w:val="001F7814"/>
    <w:rsid w:val="00200470"/>
    <w:rsid w:val="00201C64"/>
    <w:rsid w:val="00201FB2"/>
    <w:rsid w:val="002024B5"/>
    <w:rsid w:val="0020285B"/>
    <w:rsid w:val="0020433B"/>
    <w:rsid w:val="0020595C"/>
    <w:rsid w:val="002066A4"/>
    <w:rsid w:val="00207297"/>
    <w:rsid w:val="00207F7C"/>
    <w:rsid w:val="0021148C"/>
    <w:rsid w:val="00211910"/>
    <w:rsid w:val="002128C3"/>
    <w:rsid w:val="00213872"/>
    <w:rsid w:val="0021440B"/>
    <w:rsid w:val="00217F57"/>
    <w:rsid w:val="00227B52"/>
    <w:rsid w:val="00233501"/>
    <w:rsid w:val="002338C9"/>
    <w:rsid w:val="00233BF9"/>
    <w:rsid w:val="00235D57"/>
    <w:rsid w:val="00235E23"/>
    <w:rsid w:val="00236268"/>
    <w:rsid w:val="00236E67"/>
    <w:rsid w:val="00240D0F"/>
    <w:rsid w:val="0024334A"/>
    <w:rsid w:val="0024698A"/>
    <w:rsid w:val="00250050"/>
    <w:rsid w:val="00250618"/>
    <w:rsid w:val="00250E1C"/>
    <w:rsid w:val="002540E0"/>
    <w:rsid w:val="0025460F"/>
    <w:rsid w:val="00261CD7"/>
    <w:rsid w:val="002622AC"/>
    <w:rsid w:val="002624EC"/>
    <w:rsid w:val="00262E1C"/>
    <w:rsid w:val="002658F3"/>
    <w:rsid w:val="00265C21"/>
    <w:rsid w:val="00265C67"/>
    <w:rsid w:val="0026653C"/>
    <w:rsid w:val="0027457F"/>
    <w:rsid w:val="00275809"/>
    <w:rsid w:val="00276702"/>
    <w:rsid w:val="00276942"/>
    <w:rsid w:val="002775D1"/>
    <w:rsid w:val="00280A93"/>
    <w:rsid w:val="002810A0"/>
    <w:rsid w:val="002877FC"/>
    <w:rsid w:val="00287A18"/>
    <w:rsid w:val="002963AE"/>
    <w:rsid w:val="002A0809"/>
    <w:rsid w:val="002A1032"/>
    <w:rsid w:val="002A40A7"/>
    <w:rsid w:val="002A42BE"/>
    <w:rsid w:val="002A5DA7"/>
    <w:rsid w:val="002A7C9D"/>
    <w:rsid w:val="002C1761"/>
    <w:rsid w:val="002C6BC8"/>
    <w:rsid w:val="002C760F"/>
    <w:rsid w:val="002D02EC"/>
    <w:rsid w:val="002D17FA"/>
    <w:rsid w:val="002D4E53"/>
    <w:rsid w:val="002D5CE6"/>
    <w:rsid w:val="002D6957"/>
    <w:rsid w:val="002D7F15"/>
    <w:rsid w:val="002E74CF"/>
    <w:rsid w:val="002F196D"/>
    <w:rsid w:val="002F6B47"/>
    <w:rsid w:val="002F7B62"/>
    <w:rsid w:val="0030037D"/>
    <w:rsid w:val="00301017"/>
    <w:rsid w:val="003013C2"/>
    <w:rsid w:val="00302ABE"/>
    <w:rsid w:val="0030310E"/>
    <w:rsid w:val="00305C60"/>
    <w:rsid w:val="003065DA"/>
    <w:rsid w:val="00310808"/>
    <w:rsid w:val="00315824"/>
    <w:rsid w:val="0031644F"/>
    <w:rsid w:val="00317E0E"/>
    <w:rsid w:val="00321B39"/>
    <w:rsid w:val="00322DAC"/>
    <w:rsid w:val="00323B55"/>
    <w:rsid w:val="0032544E"/>
    <w:rsid w:val="00325975"/>
    <w:rsid w:val="00331261"/>
    <w:rsid w:val="00331267"/>
    <w:rsid w:val="0033286B"/>
    <w:rsid w:val="00332CEB"/>
    <w:rsid w:val="00333920"/>
    <w:rsid w:val="003369C3"/>
    <w:rsid w:val="003405ED"/>
    <w:rsid w:val="00340AE9"/>
    <w:rsid w:val="00342549"/>
    <w:rsid w:val="00343F2F"/>
    <w:rsid w:val="003450CC"/>
    <w:rsid w:val="00346B81"/>
    <w:rsid w:val="0035484E"/>
    <w:rsid w:val="00356755"/>
    <w:rsid w:val="003613C8"/>
    <w:rsid w:val="0036352E"/>
    <w:rsid w:val="00363F7F"/>
    <w:rsid w:val="00363FE8"/>
    <w:rsid w:val="003647BF"/>
    <w:rsid w:val="0036516F"/>
    <w:rsid w:val="00367235"/>
    <w:rsid w:val="00372BD7"/>
    <w:rsid w:val="00372E70"/>
    <w:rsid w:val="003748C2"/>
    <w:rsid w:val="00381468"/>
    <w:rsid w:val="003919E4"/>
    <w:rsid w:val="00391E4F"/>
    <w:rsid w:val="00392A70"/>
    <w:rsid w:val="00396A1D"/>
    <w:rsid w:val="00397E26"/>
    <w:rsid w:val="003A06C0"/>
    <w:rsid w:val="003A284D"/>
    <w:rsid w:val="003A2BE7"/>
    <w:rsid w:val="003A6803"/>
    <w:rsid w:val="003B39CE"/>
    <w:rsid w:val="003B4791"/>
    <w:rsid w:val="003B5ADE"/>
    <w:rsid w:val="003B6249"/>
    <w:rsid w:val="003B6E53"/>
    <w:rsid w:val="003C1A24"/>
    <w:rsid w:val="003C2086"/>
    <w:rsid w:val="003C5D79"/>
    <w:rsid w:val="003D084E"/>
    <w:rsid w:val="003D0F89"/>
    <w:rsid w:val="003D10AA"/>
    <w:rsid w:val="003D16C1"/>
    <w:rsid w:val="003D3983"/>
    <w:rsid w:val="003D5D8C"/>
    <w:rsid w:val="003D797E"/>
    <w:rsid w:val="003E4FB1"/>
    <w:rsid w:val="003F09D9"/>
    <w:rsid w:val="003F21B9"/>
    <w:rsid w:val="003F2C23"/>
    <w:rsid w:val="003F32B9"/>
    <w:rsid w:val="003F504D"/>
    <w:rsid w:val="003F75A5"/>
    <w:rsid w:val="00403C65"/>
    <w:rsid w:val="004060DD"/>
    <w:rsid w:val="004070F3"/>
    <w:rsid w:val="004142B2"/>
    <w:rsid w:val="0041507D"/>
    <w:rsid w:val="00417951"/>
    <w:rsid w:val="00417CF0"/>
    <w:rsid w:val="0043219B"/>
    <w:rsid w:val="0043263D"/>
    <w:rsid w:val="0043551B"/>
    <w:rsid w:val="0043742F"/>
    <w:rsid w:val="004377D1"/>
    <w:rsid w:val="004379C6"/>
    <w:rsid w:val="00440167"/>
    <w:rsid w:val="004435EE"/>
    <w:rsid w:val="0044388F"/>
    <w:rsid w:val="004438B2"/>
    <w:rsid w:val="00452ED7"/>
    <w:rsid w:val="00454EE6"/>
    <w:rsid w:val="00454EFF"/>
    <w:rsid w:val="0046001E"/>
    <w:rsid w:val="0046033E"/>
    <w:rsid w:val="00461C7A"/>
    <w:rsid w:val="00467538"/>
    <w:rsid w:val="00470E84"/>
    <w:rsid w:val="0048020A"/>
    <w:rsid w:val="00481475"/>
    <w:rsid w:val="00483E6B"/>
    <w:rsid w:val="00484544"/>
    <w:rsid w:val="0048593C"/>
    <w:rsid w:val="004877A6"/>
    <w:rsid w:val="00491B5B"/>
    <w:rsid w:val="004971DD"/>
    <w:rsid w:val="004A1F70"/>
    <w:rsid w:val="004A4C87"/>
    <w:rsid w:val="004A6614"/>
    <w:rsid w:val="004B1F67"/>
    <w:rsid w:val="004C088D"/>
    <w:rsid w:val="004C2AAE"/>
    <w:rsid w:val="004C2BAF"/>
    <w:rsid w:val="004C33B0"/>
    <w:rsid w:val="004C5CBC"/>
    <w:rsid w:val="004C5EE9"/>
    <w:rsid w:val="004D16DE"/>
    <w:rsid w:val="004D1B11"/>
    <w:rsid w:val="004D3C7E"/>
    <w:rsid w:val="004D44B2"/>
    <w:rsid w:val="004D489D"/>
    <w:rsid w:val="004D4D66"/>
    <w:rsid w:val="004D5AB0"/>
    <w:rsid w:val="004D6F9F"/>
    <w:rsid w:val="004D7DC4"/>
    <w:rsid w:val="004E1238"/>
    <w:rsid w:val="004E2722"/>
    <w:rsid w:val="004E4B84"/>
    <w:rsid w:val="004F047E"/>
    <w:rsid w:val="004F3053"/>
    <w:rsid w:val="004F532C"/>
    <w:rsid w:val="004F5BCA"/>
    <w:rsid w:val="004F6801"/>
    <w:rsid w:val="005012EE"/>
    <w:rsid w:val="00502E2B"/>
    <w:rsid w:val="0050452E"/>
    <w:rsid w:val="00506AD3"/>
    <w:rsid w:val="00507F59"/>
    <w:rsid w:val="00513589"/>
    <w:rsid w:val="0051443C"/>
    <w:rsid w:val="005206C8"/>
    <w:rsid w:val="0052086F"/>
    <w:rsid w:val="005213AC"/>
    <w:rsid w:val="00521617"/>
    <w:rsid w:val="00521675"/>
    <w:rsid w:val="005223A2"/>
    <w:rsid w:val="0052425F"/>
    <w:rsid w:val="00524910"/>
    <w:rsid w:val="005310DB"/>
    <w:rsid w:val="005318D3"/>
    <w:rsid w:val="00536B1E"/>
    <w:rsid w:val="0054177D"/>
    <w:rsid w:val="005428AB"/>
    <w:rsid w:val="005432C5"/>
    <w:rsid w:val="00543933"/>
    <w:rsid w:val="00544B01"/>
    <w:rsid w:val="00546767"/>
    <w:rsid w:val="00547403"/>
    <w:rsid w:val="00552718"/>
    <w:rsid w:val="00552F2C"/>
    <w:rsid w:val="00553CC7"/>
    <w:rsid w:val="0056360C"/>
    <w:rsid w:val="005641ED"/>
    <w:rsid w:val="00566100"/>
    <w:rsid w:val="005673C3"/>
    <w:rsid w:val="00567686"/>
    <w:rsid w:val="00567A40"/>
    <w:rsid w:val="00570F11"/>
    <w:rsid w:val="00575520"/>
    <w:rsid w:val="00575B76"/>
    <w:rsid w:val="00575C3D"/>
    <w:rsid w:val="005831E3"/>
    <w:rsid w:val="00583A04"/>
    <w:rsid w:val="00585126"/>
    <w:rsid w:val="005870E8"/>
    <w:rsid w:val="00587FF8"/>
    <w:rsid w:val="005A1B12"/>
    <w:rsid w:val="005A38C0"/>
    <w:rsid w:val="005A5A50"/>
    <w:rsid w:val="005A639C"/>
    <w:rsid w:val="005A7588"/>
    <w:rsid w:val="005B3085"/>
    <w:rsid w:val="005B4D11"/>
    <w:rsid w:val="005B556B"/>
    <w:rsid w:val="005B56AA"/>
    <w:rsid w:val="005B5FED"/>
    <w:rsid w:val="005B7335"/>
    <w:rsid w:val="005B7BBD"/>
    <w:rsid w:val="005C267F"/>
    <w:rsid w:val="005C309E"/>
    <w:rsid w:val="005C3183"/>
    <w:rsid w:val="005C6FD8"/>
    <w:rsid w:val="005D09C3"/>
    <w:rsid w:val="005D1CFA"/>
    <w:rsid w:val="005D2F49"/>
    <w:rsid w:val="005D34DA"/>
    <w:rsid w:val="005D4E4A"/>
    <w:rsid w:val="005D6A2E"/>
    <w:rsid w:val="005D704B"/>
    <w:rsid w:val="005E0F7B"/>
    <w:rsid w:val="005E1483"/>
    <w:rsid w:val="005E1A61"/>
    <w:rsid w:val="005E5B18"/>
    <w:rsid w:val="005E5C3B"/>
    <w:rsid w:val="005F01D4"/>
    <w:rsid w:val="005F08A4"/>
    <w:rsid w:val="005F1A13"/>
    <w:rsid w:val="005F322C"/>
    <w:rsid w:val="005F3F33"/>
    <w:rsid w:val="005F5F23"/>
    <w:rsid w:val="005F69C3"/>
    <w:rsid w:val="006046F9"/>
    <w:rsid w:val="00613B97"/>
    <w:rsid w:val="00624D6E"/>
    <w:rsid w:val="00624EFF"/>
    <w:rsid w:val="0062524E"/>
    <w:rsid w:val="00625EC4"/>
    <w:rsid w:val="006265FB"/>
    <w:rsid w:val="006268C6"/>
    <w:rsid w:val="006275DA"/>
    <w:rsid w:val="006333B2"/>
    <w:rsid w:val="00633938"/>
    <w:rsid w:val="00637592"/>
    <w:rsid w:val="00640500"/>
    <w:rsid w:val="00641B6C"/>
    <w:rsid w:val="0064217F"/>
    <w:rsid w:val="00651DB3"/>
    <w:rsid w:val="006522F8"/>
    <w:rsid w:val="006531DE"/>
    <w:rsid w:val="006537D4"/>
    <w:rsid w:val="00661E40"/>
    <w:rsid w:val="006634F8"/>
    <w:rsid w:val="00663F18"/>
    <w:rsid w:val="00666CEA"/>
    <w:rsid w:val="006672B6"/>
    <w:rsid w:val="00667634"/>
    <w:rsid w:val="00667D68"/>
    <w:rsid w:val="00672645"/>
    <w:rsid w:val="00674700"/>
    <w:rsid w:val="00675B24"/>
    <w:rsid w:val="00676DB2"/>
    <w:rsid w:val="00681D1C"/>
    <w:rsid w:val="006832CB"/>
    <w:rsid w:val="0068360A"/>
    <w:rsid w:val="00687820"/>
    <w:rsid w:val="00691AF0"/>
    <w:rsid w:val="00693EBF"/>
    <w:rsid w:val="006957AF"/>
    <w:rsid w:val="006957C0"/>
    <w:rsid w:val="006A0DA4"/>
    <w:rsid w:val="006A2409"/>
    <w:rsid w:val="006A5357"/>
    <w:rsid w:val="006A60DE"/>
    <w:rsid w:val="006B7424"/>
    <w:rsid w:val="006C2AD2"/>
    <w:rsid w:val="006C33C9"/>
    <w:rsid w:val="006C6D5E"/>
    <w:rsid w:val="006D0630"/>
    <w:rsid w:val="006D0CF7"/>
    <w:rsid w:val="006D207F"/>
    <w:rsid w:val="006D3AD8"/>
    <w:rsid w:val="006D40F7"/>
    <w:rsid w:val="006D417D"/>
    <w:rsid w:val="006E553A"/>
    <w:rsid w:val="006E7498"/>
    <w:rsid w:val="006F13EB"/>
    <w:rsid w:val="006F13F1"/>
    <w:rsid w:val="006F17F4"/>
    <w:rsid w:val="006F499C"/>
    <w:rsid w:val="006F537C"/>
    <w:rsid w:val="006F5D90"/>
    <w:rsid w:val="006F6CDD"/>
    <w:rsid w:val="00701AD3"/>
    <w:rsid w:val="007021DC"/>
    <w:rsid w:val="007042C5"/>
    <w:rsid w:val="00704D72"/>
    <w:rsid w:val="00706D97"/>
    <w:rsid w:val="00706E75"/>
    <w:rsid w:val="00706EDD"/>
    <w:rsid w:val="007100CE"/>
    <w:rsid w:val="007104A6"/>
    <w:rsid w:val="007156CF"/>
    <w:rsid w:val="00720082"/>
    <w:rsid w:val="007253C5"/>
    <w:rsid w:val="007253F2"/>
    <w:rsid w:val="00725AED"/>
    <w:rsid w:val="0073226E"/>
    <w:rsid w:val="00732519"/>
    <w:rsid w:val="00732F2B"/>
    <w:rsid w:val="00733C87"/>
    <w:rsid w:val="00735F5C"/>
    <w:rsid w:val="00737B99"/>
    <w:rsid w:val="007424C7"/>
    <w:rsid w:val="007430DA"/>
    <w:rsid w:val="00744621"/>
    <w:rsid w:val="00746C9A"/>
    <w:rsid w:val="00750E52"/>
    <w:rsid w:val="0075165F"/>
    <w:rsid w:val="00757359"/>
    <w:rsid w:val="00760319"/>
    <w:rsid w:val="00760853"/>
    <w:rsid w:val="00762E6C"/>
    <w:rsid w:val="00764498"/>
    <w:rsid w:val="007675ED"/>
    <w:rsid w:val="007716F2"/>
    <w:rsid w:val="00772D93"/>
    <w:rsid w:val="00772DB2"/>
    <w:rsid w:val="007732D4"/>
    <w:rsid w:val="00775905"/>
    <w:rsid w:val="00782F9C"/>
    <w:rsid w:val="0079196A"/>
    <w:rsid w:val="007921C2"/>
    <w:rsid w:val="00794C3F"/>
    <w:rsid w:val="00797092"/>
    <w:rsid w:val="007974BD"/>
    <w:rsid w:val="00797A86"/>
    <w:rsid w:val="007A04A9"/>
    <w:rsid w:val="007A341F"/>
    <w:rsid w:val="007A570E"/>
    <w:rsid w:val="007A7EFE"/>
    <w:rsid w:val="007B07FA"/>
    <w:rsid w:val="007B3953"/>
    <w:rsid w:val="007B4E4B"/>
    <w:rsid w:val="007B6717"/>
    <w:rsid w:val="007C20B1"/>
    <w:rsid w:val="007C247D"/>
    <w:rsid w:val="007C3C20"/>
    <w:rsid w:val="007C4C16"/>
    <w:rsid w:val="007C5A89"/>
    <w:rsid w:val="007C6574"/>
    <w:rsid w:val="007C6D06"/>
    <w:rsid w:val="007D1712"/>
    <w:rsid w:val="007D6188"/>
    <w:rsid w:val="007D7345"/>
    <w:rsid w:val="007E4306"/>
    <w:rsid w:val="007E5126"/>
    <w:rsid w:val="007F212F"/>
    <w:rsid w:val="007F2998"/>
    <w:rsid w:val="007F3C0D"/>
    <w:rsid w:val="007F4868"/>
    <w:rsid w:val="007F4C78"/>
    <w:rsid w:val="00801514"/>
    <w:rsid w:val="00801754"/>
    <w:rsid w:val="00802610"/>
    <w:rsid w:val="008049AC"/>
    <w:rsid w:val="008120A3"/>
    <w:rsid w:val="008153E6"/>
    <w:rsid w:val="00815A0B"/>
    <w:rsid w:val="0082057A"/>
    <w:rsid w:val="00822D91"/>
    <w:rsid w:val="00823FB4"/>
    <w:rsid w:val="00824A0F"/>
    <w:rsid w:val="008275C3"/>
    <w:rsid w:val="0083045D"/>
    <w:rsid w:val="00832655"/>
    <w:rsid w:val="00832EA4"/>
    <w:rsid w:val="00840374"/>
    <w:rsid w:val="00840445"/>
    <w:rsid w:val="00840672"/>
    <w:rsid w:val="00842528"/>
    <w:rsid w:val="00846FD8"/>
    <w:rsid w:val="0085091C"/>
    <w:rsid w:val="00850B09"/>
    <w:rsid w:val="0085297A"/>
    <w:rsid w:val="00852D27"/>
    <w:rsid w:val="00860ED2"/>
    <w:rsid w:val="00864AAA"/>
    <w:rsid w:val="00871096"/>
    <w:rsid w:val="00871BAC"/>
    <w:rsid w:val="0087428F"/>
    <w:rsid w:val="00874605"/>
    <w:rsid w:val="00881580"/>
    <w:rsid w:val="008815A2"/>
    <w:rsid w:val="00881B3E"/>
    <w:rsid w:val="00881C4F"/>
    <w:rsid w:val="00884245"/>
    <w:rsid w:val="008847B1"/>
    <w:rsid w:val="008864C5"/>
    <w:rsid w:val="008873E7"/>
    <w:rsid w:val="00890CD4"/>
    <w:rsid w:val="00891AFC"/>
    <w:rsid w:val="0089322B"/>
    <w:rsid w:val="00895DEE"/>
    <w:rsid w:val="008A0560"/>
    <w:rsid w:val="008B0C67"/>
    <w:rsid w:val="008B1165"/>
    <w:rsid w:val="008B1A57"/>
    <w:rsid w:val="008B6C2E"/>
    <w:rsid w:val="008B76A2"/>
    <w:rsid w:val="008B79CF"/>
    <w:rsid w:val="008B7D72"/>
    <w:rsid w:val="008C0CBF"/>
    <w:rsid w:val="008C567C"/>
    <w:rsid w:val="008C63F2"/>
    <w:rsid w:val="008C6CA7"/>
    <w:rsid w:val="008D3513"/>
    <w:rsid w:val="008D57F6"/>
    <w:rsid w:val="008D73A2"/>
    <w:rsid w:val="008D76D5"/>
    <w:rsid w:val="008E01BA"/>
    <w:rsid w:val="008E27DB"/>
    <w:rsid w:val="008E34AB"/>
    <w:rsid w:val="008E48BE"/>
    <w:rsid w:val="008E7ADB"/>
    <w:rsid w:val="008F3121"/>
    <w:rsid w:val="008F5BF8"/>
    <w:rsid w:val="008F7EFF"/>
    <w:rsid w:val="00900306"/>
    <w:rsid w:val="0090122D"/>
    <w:rsid w:val="009037B9"/>
    <w:rsid w:val="0090455E"/>
    <w:rsid w:val="00904C78"/>
    <w:rsid w:val="00904EE2"/>
    <w:rsid w:val="00905A12"/>
    <w:rsid w:val="0091033E"/>
    <w:rsid w:val="009111EB"/>
    <w:rsid w:val="00913419"/>
    <w:rsid w:val="00915BE5"/>
    <w:rsid w:val="0091610B"/>
    <w:rsid w:val="00925B9B"/>
    <w:rsid w:val="00926426"/>
    <w:rsid w:val="00927A88"/>
    <w:rsid w:val="009343B6"/>
    <w:rsid w:val="0093575D"/>
    <w:rsid w:val="00935826"/>
    <w:rsid w:val="00935DC6"/>
    <w:rsid w:val="00935E4C"/>
    <w:rsid w:val="00937713"/>
    <w:rsid w:val="009508ED"/>
    <w:rsid w:val="00951B10"/>
    <w:rsid w:val="00955919"/>
    <w:rsid w:val="009619F6"/>
    <w:rsid w:val="00962A98"/>
    <w:rsid w:val="00963420"/>
    <w:rsid w:val="00970263"/>
    <w:rsid w:val="00971BAF"/>
    <w:rsid w:val="009726A7"/>
    <w:rsid w:val="00973CA8"/>
    <w:rsid w:val="0097442C"/>
    <w:rsid w:val="00975301"/>
    <w:rsid w:val="00976187"/>
    <w:rsid w:val="009765D3"/>
    <w:rsid w:val="00980293"/>
    <w:rsid w:val="009809E3"/>
    <w:rsid w:val="0098558E"/>
    <w:rsid w:val="00985E1B"/>
    <w:rsid w:val="00986623"/>
    <w:rsid w:val="009927F6"/>
    <w:rsid w:val="0099386D"/>
    <w:rsid w:val="0099706E"/>
    <w:rsid w:val="009A4A8B"/>
    <w:rsid w:val="009A64B1"/>
    <w:rsid w:val="009A705F"/>
    <w:rsid w:val="009B0E96"/>
    <w:rsid w:val="009B3F6D"/>
    <w:rsid w:val="009B5803"/>
    <w:rsid w:val="009B5CB3"/>
    <w:rsid w:val="009B64DC"/>
    <w:rsid w:val="009C0C61"/>
    <w:rsid w:val="009C1F0A"/>
    <w:rsid w:val="009C31E2"/>
    <w:rsid w:val="009C54CB"/>
    <w:rsid w:val="009C57B1"/>
    <w:rsid w:val="009C5C14"/>
    <w:rsid w:val="009C5FEF"/>
    <w:rsid w:val="009C6798"/>
    <w:rsid w:val="009C733B"/>
    <w:rsid w:val="009C7AAA"/>
    <w:rsid w:val="009D23E2"/>
    <w:rsid w:val="009D2D5E"/>
    <w:rsid w:val="009D428D"/>
    <w:rsid w:val="009D563E"/>
    <w:rsid w:val="009D66F8"/>
    <w:rsid w:val="009D76B5"/>
    <w:rsid w:val="009E178D"/>
    <w:rsid w:val="009E4168"/>
    <w:rsid w:val="009E5223"/>
    <w:rsid w:val="009F0911"/>
    <w:rsid w:val="009F2EC2"/>
    <w:rsid w:val="009F4F2D"/>
    <w:rsid w:val="009F5206"/>
    <w:rsid w:val="009F7EE6"/>
    <w:rsid w:val="00A00407"/>
    <w:rsid w:val="00A027BC"/>
    <w:rsid w:val="00A05701"/>
    <w:rsid w:val="00A11B4E"/>
    <w:rsid w:val="00A128D8"/>
    <w:rsid w:val="00A1563C"/>
    <w:rsid w:val="00A17535"/>
    <w:rsid w:val="00A2543F"/>
    <w:rsid w:val="00A31950"/>
    <w:rsid w:val="00A41EAD"/>
    <w:rsid w:val="00A43337"/>
    <w:rsid w:val="00A4393B"/>
    <w:rsid w:val="00A47715"/>
    <w:rsid w:val="00A47BAA"/>
    <w:rsid w:val="00A516F4"/>
    <w:rsid w:val="00A51E99"/>
    <w:rsid w:val="00A54BCF"/>
    <w:rsid w:val="00A57418"/>
    <w:rsid w:val="00A62AA4"/>
    <w:rsid w:val="00A6468A"/>
    <w:rsid w:val="00A6529E"/>
    <w:rsid w:val="00A66190"/>
    <w:rsid w:val="00A706CC"/>
    <w:rsid w:val="00A7247E"/>
    <w:rsid w:val="00A72FC8"/>
    <w:rsid w:val="00A73EE4"/>
    <w:rsid w:val="00A7446A"/>
    <w:rsid w:val="00A77F40"/>
    <w:rsid w:val="00A81861"/>
    <w:rsid w:val="00A83314"/>
    <w:rsid w:val="00A84D84"/>
    <w:rsid w:val="00A867ED"/>
    <w:rsid w:val="00A868AB"/>
    <w:rsid w:val="00A87CA2"/>
    <w:rsid w:val="00A9000F"/>
    <w:rsid w:val="00A9018A"/>
    <w:rsid w:val="00A90ABB"/>
    <w:rsid w:val="00A93A64"/>
    <w:rsid w:val="00A9410C"/>
    <w:rsid w:val="00A967FE"/>
    <w:rsid w:val="00A96BFF"/>
    <w:rsid w:val="00AA1384"/>
    <w:rsid w:val="00AA749C"/>
    <w:rsid w:val="00AB12F8"/>
    <w:rsid w:val="00AB5713"/>
    <w:rsid w:val="00AB6179"/>
    <w:rsid w:val="00AB7968"/>
    <w:rsid w:val="00AC19D7"/>
    <w:rsid w:val="00AC1E23"/>
    <w:rsid w:val="00AC22CC"/>
    <w:rsid w:val="00AC2493"/>
    <w:rsid w:val="00AC4110"/>
    <w:rsid w:val="00AC6C03"/>
    <w:rsid w:val="00AC7B2E"/>
    <w:rsid w:val="00AD59D4"/>
    <w:rsid w:val="00AD756E"/>
    <w:rsid w:val="00AF0A6A"/>
    <w:rsid w:val="00AF19D0"/>
    <w:rsid w:val="00AF568E"/>
    <w:rsid w:val="00AF7FD5"/>
    <w:rsid w:val="00B00405"/>
    <w:rsid w:val="00B0174F"/>
    <w:rsid w:val="00B01C21"/>
    <w:rsid w:val="00B047CE"/>
    <w:rsid w:val="00B04814"/>
    <w:rsid w:val="00B04899"/>
    <w:rsid w:val="00B05E70"/>
    <w:rsid w:val="00B10AE9"/>
    <w:rsid w:val="00B1224B"/>
    <w:rsid w:val="00B17E4E"/>
    <w:rsid w:val="00B20B08"/>
    <w:rsid w:val="00B20B53"/>
    <w:rsid w:val="00B21A57"/>
    <w:rsid w:val="00B21C34"/>
    <w:rsid w:val="00B2567A"/>
    <w:rsid w:val="00B25FFB"/>
    <w:rsid w:val="00B348BF"/>
    <w:rsid w:val="00B36354"/>
    <w:rsid w:val="00B4090A"/>
    <w:rsid w:val="00B4242D"/>
    <w:rsid w:val="00B42C02"/>
    <w:rsid w:val="00B459F9"/>
    <w:rsid w:val="00B50DF6"/>
    <w:rsid w:val="00B51021"/>
    <w:rsid w:val="00B5267D"/>
    <w:rsid w:val="00B529FE"/>
    <w:rsid w:val="00B53015"/>
    <w:rsid w:val="00B54541"/>
    <w:rsid w:val="00B553FE"/>
    <w:rsid w:val="00B60AB0"/>
    <w:rsid w:val="00B6218F"/>
    <w:rsid w:val="00B63B1A"/>
    <w:rsid w:val="00B66210"/>
    <w:rsid w:val="00B73C9E"/>
    <w:rsid w:val="00B74760"/>
    <w:rsid w:val="00B813F4"/>
    <w:rsid w:val="00B85FB6"/>
    <w:rsid w:val="00B92D4E"/>
    <w:rsid w:val="00BA3198"/>
    <w:rsid w:val="00BA4C5D"/>
    <w:rsid w:val="00BA6E04"/>
    <w:rsid w:val="00BA7A46"/>
    <w:rsid w:val="00BB356F"/>
    <w:rsid w:val="00BB411E"/>
    <w:rsid w:val="00BB702C"/>
    <w:rsid w:val="00BC31CD"/>
    <w:rsid w:val="00BC3972"/>
    <w:rsid w:val="00BC5CB5"/>
    <w:rsid w:val="00BD2E3A"/>
    <w:rsid w:val="00BD3AEF"/>
    <w:rsid w:val="00BD3E9F"/>
    <w:rsid w:val="00BD54FE"/>
    <w:rsid w:val="00BD6499"/>
    <w:rsid w:val="00BE185D"/>
    <w:rsid w:val="00BE41C8"/>
    <w:rsid w:val="00BE66E3"/>
    <w:rsid w:val="00BE7B90"/>
    <w:rsid w:val="00BF2106"/>
    <w:rsid w:val="00BF4A2C"/>
    <w:rsid w:val="00BF63EC"/>
    <w:rsid w:val="00C0483E"/>
    <w:rsid w:val="00C07FE6"/>
    <w:rsid w:val="00C135F3"/>
    <w:rsid w:val="00C13A37"/>
    <w:rsid w:val="00C16706"/>
    <w:rsid w:val="00C22479"/>
    <w:rsid w:val="00C22E8C"/>
    <w:rsid w:val="00C245E5"/>
    <w:rsid w:val="00C25278"/>
    <w:rsid w:val="00C318B7"/>
    <w:rsid w:val="00C325B0"/>
    <w:rsid w:val="00C326ED"/>
    <w:rsid w:val="00C33BEC"/>
    <w:rsid w:val="00C33BEF"/>
    <w:rsid w:val="00C36D64"/>
    <w:rsid w:val="00C41077"/>
    <w:rsid w:val="00C417DD"/>
    <w:rsid w:val="00C5073F"/>
    <w:rsid w:val="00C53E68"/>
    <w:rsid w:val="00C55136"/>
    <w:rsid w:val="00C57797"/>
    <w:rsid w:val="00C60216"/>
    <w:rsid w:val="00C6046C"/>
    <w:rsid w:val="00C60737"/>
    <w:rsid w:val="00C60C9C"/>
    <w:rsid w:val="00C61468"/>
    <w:rsid w:val="00C62974"/>
    <w:rsid w:val="00C630DB"/>
    <w:rsid w:val="00C65779"/>
    <w:rsid w:val="00C71E4D"/>
    <w:rsid w:val="00C769E0"/>
    <w:rsid w:val="00C77DC4"/>
    <w:rsid w:val="00C77F1B"/>
    <w:rsid w:val="00C80B52"/>
    <w:rsid w:val="00C80F50"/>
    <w:rsid w:val="00C8357F"/>
    <w:rsid w:val="00C84967"/>
    <w:rsid w:val="00C90F3E"/>
    <w:rsid w:val="00C91B09"/>
    <w:rsid w:val="00C938D2"/>
    <w:rsid w:val="00C945BA"/>
    <w:rsid w:val="00C97612"/>
    <w:rsid w:val="00C97652"/>
    <w:rsid w:val="00CA2E03"/>
    <w:rsid w:val="00CA3566"/>
    <w:rsid w:val="00CA7725"/>
    <w:rsid w:val="00CB24A6"/>
    <w:rsid w:val="00CB2600"/>
    <w:rsid w:val="00CB3D79"/>
    <w:rsid w:val="00CC3FF4"/>
    <w:rsid w:val="00CD1B29"/>
    <w:rsid w:val="00CD53F6"/>
    <w:rsid w:val="00CD54EA"/>
    <w:rsid w:val="00CE2E07"/>
    <w:rsid w:val="00CE525C"/>
    <w:rsid w:val="00CE73AF"/>
    <w:rsid w:val="00CE7F26"/>
    <w:rsid w:val="00CF1F1D"/>
    <w:rsid w:val="00CF27A1"/>
    <w:rsid w:val="00CF33F2"/>
    <w:rsid w:val="00CF4FC1"/>
    <w:rsid w:val="00CF5248"/>
    <w:rsid w:val="00CF6C47"/>
    <w:rsid w:val="00D00FA5"/>
    <w:rsid w:val="00D02622"/>
    <w:rsid w:val="00D05D36"/>
    <w:rsid w:val="00D062F6"/>
    <w:rsid w:val="00D12BAF"/>
    <w:rsid w:val="00D1527C"/>
    <w:rsid w:val="00D16B31"/>
    <w:rsid w:val="00D20434"/>
    <w:rsid w:val="00D213FA"/>
    <w:rsid w:val="00D22982"/>
    <w:rsid w:val="00D23306"/>
    <w:rsid w:val="00D2425D"/>
    <w:rsid w:val="00D25956"/>
    <w:rsid w:val="00D340FA"/>
    <w:rsid w:val="00D409E3"/>
    <w:rsid w:val="00D430A0"/>
    <w:rsid w:val="00D45A21"/>
    <w:rsid w:val="00D4761F"/>
    <w:rsid w:val="00D511F1"/>
    <w:rsid w:val="00D51378"/>
    <w:rsid w:val="00D51C0C"/>
    <w:rsid w:val="00D56FD7"/>
    <w:rsid w:val="00D6277B"/>
    <w:rsid w:val="00D63A3E"/>
    <w:rsid w:val="00D6628C"/>
    <w:rsid w:val="00D67382"/>
    <w:rsid w:val="00D70E02"/>
    <w:rsid w:val="00D75110"/>
    <w:rsid w:val="00D75929"/>
    <w:rsid w:val="00D75980"/>
    <w:rsid w:val="00D77828"/>
    <w:rsid w:val="00D77F53"/>
    <w:rsid w:val="00D80B40"/>
    <w:rsid w:val="00D80F84"/>
    <w:rsid w:val="00D81188"/>
    <w:rsid w:val="00D82C94"/>
    <w:rsid w:val="00D83084"/>
    <w:rsid w:val="00D8456A"/>
    <w:rsid w:val="00D84E9B"/>
    <w:rsid w:val="00D872F7"/>
    <w:rsid w:val="00D873DF"/>
    <w:rsid w:val="00D87518"/>
    <w:rsid w:val="00D87F38"/>
    <w:rsid w:val="00D90D4B"/>
    <w:rsid w:val="00D914B3"/>
    <w:rsid w:val="00D92963"/>
    <w:rsid w:val="00D9609E"/>
    <w:rsid w:val="00D96F26"/>
    <w:rsid w:val="00D971AB"/>
    <w:rsid w:val="00DA0AC4"/>
    <w:rsid w:val="00DA1461"/>
    <w:rsid w:val="00DA2670"/>
    <w:rsid w:val="00DA3532"/>
    <w:rsid w:val="00DB09A8"/>
    <w:rsid w:val="00DB2276"/>
    <w:rsid w:val="00DB2B0D"/>
    <w:rsid w:val="00DB3047"/>
    <w:rsid w:val="00DB3911"/>
    <w:rsid w:val="00DB7A6A"/>
    <w:rsid w:val="00DC1660"/>
    <w:rsid w:val="00DC2EFD"/>
    <w:rsid w:val="00DC4455"/>
    <w:rsid w:val="00DC4943"/>
    <w:rsid w:val="00DC4D8A"/>
    <w:rsid w:val="00DC5826"/>
    <w:rsid w:val="00DC7074"/>
    <w:rsid w:val="00DD3FD6"/>
    <w:rsid w:val="00DD4197"/>
    <w:rsid w:val="00DE1A92"/>
    <w:rsid w:val="00DE1F74"/>
    <w:rsid w:val="00DE2749"/>
    <w:rsid w:val="00DE29D4"/>
    <w:rsid w:val="00DF2A24"/>
    <w:rsid w:val="00DF3401"/>
    <w:rsid w:val="00DF45FB"/>
    <w:rsid w:val="00DF4FD5"/>
    <w:rsid w:val="00DF535B"/>
    <w:rsid w:val="00E01EA3"/>
    <w:rsid w:val="00E03450"/>
    <w:rsid w:val="00E0368C"/>
    <w:rsid w:val="00E03C1A"/>
    <w:rsid w:val="00E048AF"/>
    <w:rsid w:val="00E06EE4"/>
    <w:rsid w:val="00E10104"/>
    <w:rsid w:val="00E1134E"/>
    <w:rsid w:val="00E12192"/>
    <w:rsid w:val="00E122CD"/>
    <w:rsid w:val="00E12E05"/>
    <w:rsid w:val="00E1399D"/>
    <w:rsid w:val="00E13F85"/>
    <w:rsid w:val="00E1543D"/>
    <w:rsid w:val="00E222D9"/>
    <w:rsid w:val="00E252D3"/>
    <w:rsid w:val="00E25317"/>
    <w:rsid w:val="00E26CD3"/>
    <w:rsid w:val="00E275B3"/>
    <w:rsid w:val="00E31964"/>
    <w:rsid w:val="00E34100"/>
    <w:rsid w:val="00E34D0E"/>
    <w:rsid w:val="00E353AB"/>
    <w:rsid w:val="00E43276"/>
    <w:rsid w:val="00E456EC"/>
    <w:rsid w:val="00E478A1"/>
    <w:rsid w:val="00E52DD0"/>
    <w:rsid w:val="00E5309E"/>
    <w:rsid w:val="00E53C53"/>
    <w:rsid w:val="00E564D9"/>
    <w:rsid w:val="00E63B3D"/>
    <w:rsid w:val="00E63E03"/>
    <w:rsid w:val="00E64850"/>
    <w:rsid w:val="00E65B87"/>
    <w:rsid w:val="00E663E4"/>
    <w:rsid w:val="00E67493"/>
    <w:rsid w:val="00E71398"/>
    <w:rsid w:val="00E84DFE"/>
    <w:rsid w:val="00E87504"/>
    <w:rsid w:val="00E97AD3"/>
    <w:rsid w:val="00EA1510"/>
    <w:rsid w:val="00EA3A89"/>
    <w:rsid w:val="00EB0169"/>
    <w:rsid w:val="00EB0FBF"/>
    <w:rsid w:val="00EB2691"/>
    <w:rsid w:val="00EB324F"/>
    <w:rsid w:val="00EC0DC7"/>
    <w:rsid w:val="00EC1B20"/>
    <w:rsid w:val="00EC2EC9"/>
    <w:rsid w:val="00EC709E"/>
    <w:rsid w:val="00ED098B"/>
    <w:rsid w:val="00ED0C12"/>
    <w:rsid w:val="00ED297B"/>
    <w:rsid w:val="00ED2AC5"/>
    <w:rsid w:val="00ED2B0A"/>
    <w:rsid w:val="00ED2D3F"/>
    <w:rsid w:val="00ED78E5"/>
    <w:rsid w:val="00EE08AE"/>
    <w:rsid w:val="00EE2112"/>
    <w:rsid w:val="00EE2965"/>
    <w:rsid w:val="00EE33C0"/>
    <w:rsid w:val="00EE3D8F"/>
    <w:rsid w:val="00EE4C0B"/>
    <w:rsid w:val="00EE4F0A"/>
    <w:rsid w:val="00EE54DB"/>
    <w:rsid w:val="00EE7390"/>
    <w:rsid w:val="00EE77EF"/>
    <w:rsid w:val="00EF1E99"/>
    <w:rsid w:val="00EF3265"/>
    <w:rsid w:val="00EF3B38"/>
    <w:rsid w:val="00EF5720"/>
    <w:rsid w:val="00EF7832"/>
    <w:rsid w:val="00EF7A87"/>
    <w:rsid w:val="00F00170"/>
    <w:rsid w:val="00F00D16"/>
    <w:rsid w:val="00F0168D"/>
    <w:rsid w:val="00F01C79"/>
    <w:rsid w:val="00F02A7B"/>
    <w:rsid w:val="00F07B5B"/>
    <w:rsid w:val="00F10DA8"/>
    <w:rsid w:val="00F122B6"/>
    <w:rsid w:val="00F12C63"/>
    <w:rsid w:val="00F17C23"/>
    <w:rsid w:val="00F21B33"/>
    <w:rsid w:val="00F30BF8"/>
    <w:rsid w:val="00F31ADB"/>
    <w:rsid w:val="00F372AF"/>
    <w:rsid w:val="00F40507"/>
    <w:rsid w:val="00F45B7D"/>
    <w:rsid w:val="00F4681E"/>
    <w:rsid w:val="00F50238"/>
    <w:rsid w:val="00F61E85"/>
    <w:rsid w:val="00F6360B"/>
    <w:rsid w:val="00F6609F"/>
    <w:rsid w:val="00F666F5"/>
    <w:rsid w:val="00F66CA9"/>
    <w:rsid w:val="00F6701C"/>
    <w:rsid w:val="00F67845"/>
    <w:rsid w:val="00F67F4E"/>
    <w:rsid w:val="00F7031B"/>
    <w:rsid w:val="00F711EF"/>
    <w:rsid w:val="00F741AF"/>
    <w:rsid w:val="00F74653"/>
    <w:rsid w:val="00F74B02"/>
    <w:rsid w:val="00F75347"/>
    <w:rsid w:val="00F8100B"/>
    <w:rsid w:val="00F832A1"/>
    <w:rsid w:val="00F8499F"/>
    <w:rsid w:val="00F85236"/>
    <w:rsid w:val="00F85C38"/>
    <w:rsid w:val="00F87C34"/>
    <w:rsid w:val="00F87D70"/>
    <w:rsid w:val="00F90229"/>
    <w:rsid w:val="00F90B46"/>
    <w:rsid w:val="00F93753"/>
    <w:rsid w:val="00F95CF0"/>
    <w:rsid w:val="00FA0CE1"/>
    <w:rsid w:val="00FA0F35"/>
    <w:rsid w:val="00FB2378"/>
    <w:rsid w:val="00FB4667"/>
    <w:rsid w:val="00FB5389"/>
    <w:rsid w:val="00FB6513"/>
    <w:rsid w:val="00FC046D"/>
    <w:rsid w:val="00FC181C"/>
    <w:rsid w:val="00FC308D"/>
    <w:rsid w:val="00FC36DB"/>
    <w:rsid w:val="00FC37D7"/>
    <w:rsid w:val="00FC4CDD"/>
    <w:rsid w:val="00FC5DF4"/>
    <w:rsid w:val="00FC602D"/>
    <w:rsid w:val="00FD05F7"/>
    <w:rsid w:val="00FD1852"/>
    <w:rsid w:val="00FD1F78"/>
    <w:rsid w:val="00FD24FD"/>
    <w:rsid w:val="00FD25D7"/>
    <w:rsid w:val="00FD640F"/>
    <w:rsid w:val="00FD6816"/>
    <w:rsid w:val="00FE0C25"/>
    <w:rsid w:val="00FE1B35"/>
    <w:rsid w:val="00FE2A57"/>
    <w:rsid w:val="00FE355E"/>
    <w:rsid w:val="00FE61BF"/>
    <w:rsid w:val="00FE6707"/>
    <w:rsid w:val="00FE7F30"/>
    <w:rsid w:val="00FF191B"/>
    <w:rsid w:val="00FF7709"/>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065C98"/>
  <w15:docId w15:val="{D9462929-51AB-439D-84B4-27FE6B43F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Times New Roman"/>
        <w:lang w:val="de-CH" w:eastAsia="de-CH" w:bidi="ar-SA"/>
      </w:rPr>
    </w:rPrDefault>
    <w:pPrDefault/>
  </w:docDefaults>
  <w:latentStyles w:defLockedState="0" w:defUIPriority="99" w:defSemiHidden="0" w:defUnhideWhenUsed="0" w:defQFormat="0" w:count="371">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5" w:unhideWhenUsed="1" w:qFormat="1"/>
    <w:lsdException w:name="heading 5" w:semiHidden="1" w:uiPriority="5" w:unhideWhenUsed="1" w:qFormat="1"/>
    <w:lsdException w:name="heading 6" w:semiHidden="1" w:uiPriority="5" w:unhideWhenUsed="1" w:qFormat="1"/>
    <w:lsdException w:name="heading 7" w:semiHidden="1" w:uiPriority="5" w:unhideWhenUsed="1" w:qFormat="1"/>
    <w:lsdException w:name="heading 8" w:semiHidden="1" w:uiPriority="5" w:unhideWhenUsed="1" w:qFormat="1"/>
    <w:lsdException w:name="heading 9" w:semiHidden="1" w:uiPriority="5"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2"/>
    <w:lsdException w:name="List Number" w:uiPriority="3"/>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6"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6"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43219B"/>
    <w:pPr>
      <w:spacing w:line="260" w:lineRule="exact"/>
      <w:ind w:left="3289"/>
    </w:pPr>
    <w:rPr>
      <w:sz w:val="22"/>
      <w:szCs w:val="22"/>
      <w:lang w:eastAsia="en-US"/>
    </w:rPr>
  </w:style>
  <w:style w:type="paragraph" w:styleId="berschrift1">
    <w:name w:val="heading 1"/>
    <w:basedOn w:val="Standard"/>
    <w:next w:val="Standard"/>
    <w:link w:val="berschrift1Zchn"/>
    <w:uiPriority w:val="4"/>
    <w:qFormat/>
    <w:rsid w:val="00667634"/>
    <w:pPr>
      <w:keepNext/>
      <w:keepLines/>
      <w:numPr>
        <w:numId w:val="15"/>
      </w:numPr>
      <w:spacing w:before="600" w:after="851" w:line="360" w:lineRule="exact"/>
      <w:ind w:left="431" w:hanging="431"/>
      <w:outlineLvl w:val="0"/>
    </w:pPr>
    <w:rPr>
      <w:rFonts w:eastAsia="Times New Roman"/>
      <w:b/>
      <w:bCs/>
      <w:sz w:val="32"/>
      <w:szCs w:val="32"/>
    </w:rPr>
  </w:style>
  <w:style w:type="paragraph" w:styleId="berschrift2">
    <w:name w:val="heading 2"/>
    <w:basedOn w:val="berschrift1"/>
    <w:next w:val="Standard"/>
    <w:link w:val="berschrift2Zchn"/>
    <w:uiPriority w:val="4"/>
    <w:qFormat/>
    <w:rsid w:val="00D92963"/>
    <w:pPr>
      <w:numPr>
        <w:ilvl w:val="1"/>
      </w:numPr>
      <w:spacing w:before="0" w:after="240"/>
      <w:ind w:left="578" w:hanging="578"/>
      <w:outlineLvl w:val="1"/>
    </w:pPr>
    <w:rPr>
      <w:bCs w:val="0"/>
      <w:sz w:val="26"/>
      <w:szCs w:val="28"/>
    </w:rPr>
  </w:style>
  <w:style w:type="paragraph" w:styleId="berschrift3">
    <w:name w:val="heading 3"/>
    <w:basedOn w:val="berschrift2"/>
    <w:next w:val="Standard"/>
    <w:link w:val="berschrift3Zchn"/>
    <w:uiPriority w:val="4"/>
    <w:semiHidden/>
    <w:unhideWhenUsed/>
    <w:qFormat/>
    <w:rsid w:val="00D92963"/>
    <w:pPr>
      <w:numPr>
        <w:ilvl w:val="2"/>
      </w:numPr>
      <w:outlineLvl w:val="2"/>
    </w:pPr>
    <w:rPr>
      <w:bCs/>
      <w:sz w:val="22"/>
      <w:szCs w:val="24"/>
    </w:rPr>
  </w:style>
  <w:style w:type="paragraph" w:styleId="berschrift4">
    <w:name w:val="heading 4"/>
    <w:basedOn w:val="berschrift3"/>
    <w:next w:val="Standard"/>
    <w:link w:val="berschrift4Zchn"/>
    <w:uiPriority w:val="5"/>
    <w:semiHidden/>
    <w:unhideWhenUsed/>
    <w:qFormat/>
    <w:rsid w:val="00E71398"/>
    <w:pPr>
      <w:numPr>
        <w:ilvl w:val="3"/>
      </w:numPr>
      <w:outlineLvl w:val="3"/>
    </w:pPr>
    <w:rPr>
      <w:bCs w:val="0"/>
      <w:iCs/>
      <w:szCs w:val="22"/>
    </w:rPr>
  </w:style>
  <w:style w:type="paragraph" w:styleId="berschrift5">
    <w:name w:val="heading 5"/>
    <w:basedOn w:val="berschrift4"/>
    <w:next w:val="Standard"/>
    <w:link w:val="berschrift5Zchn"/>
    <w:uiPriority w:val="5"/>
    <w:semiHidden/>
    <w:unhideWhenUsed/>
    <w:qFormat/>
    <w:rsid w:val="00E71398"/>
    <w:pPr>
      <w:numPr>
        <w:ilvl w:val="4"/>
      </w:numPr>
      <w:outlineLvl w:val="4"/>
    </w:pPr>
  </w:style>
  <w:style w:type="paragraph" w:styleId="berschrift6">
    <w:name w:val="heading 6"/>
    <w:basedOn w:val="Standard"/>
    <w:next w:val="Standard"/>
    <w:link w:val="berschrift6Zchn"/>
    <w:uiPriority w:val="5"/>
    <w:semiHidden/>
    <w:unhideWhenUsed/>
    <w:qFormat/>
    <w:rsid w:val="00E71398"/>
    <w:pPr>
      <w:keepNext/>
      <w:keepLines/>
      <w:numPr>
        <w:ilvl w:val="5"/>
        <w:numId w:val="15"/>
      </w:numPr>
      <w:spacing w:before="240"/>
      <w:outlineLvl w:val="5"/>
    </w:pPr>
    <w:rPr>
      <w:rFonts w:eastAsia="Times New Roman"/>
      <w:b/>
      <w:iCs/>
      <w:color w:val="00005F"/>
    </w:rPr>
  </w:style>
  <w:style w:type="paragraph" w:styleId="berschrift7">
    <w:name w:val="heading 7"/>
    <w:basedOn w:val="Standard"/>
    <w:next w:val="Standard"/>
    <w:link w:val="berschrift7Zchn"/>
    <w:uiPriority w:val="5"/>
    <w:semiHidden/>
    <w:unhideWhenUsed/>
    <w:qFormat/>
    <w:rsid w:val="00E71398"/>
    <w:pPr>
      <w:keepNext/>
      <w:keepLines/>
      <w:numPr>
        <w:ilvl w:val="6"/>
        <w:numId w:val="15"/>
      </w:numPr>
      <w:spacing w:before="240"/>
      <w:outlineLvl w:val="6"/>
    </w:pPr>
    <w:rPr>
      <w:rFonts w:eastAsia="Times New Roman"/>
      <w:b/>
      <w:iCs/>
      <w:color w:val="404040"/>
    </w:rPr>
  </w:style>
  <w:style w:type="paragraph" w:styleId="berschrift8">
    <w:name w:val="heading 8"/>
    <w:basedOn w:val="Standard"/>
    <w:next w:val="Standard"/>
    <w:link w:val="berschrift8Zchn"/>
    <w:uiPriority w:val="5"/>
    <w:semiHidden/>
    <w:unhideWhenUsed/>
    <w:qFormat/>
    <w:rsid w:val="00E71398"/>
    <w:pPr>
      <w:keepNext/>
      <w:keepLines/>
      <w:numPr>
        <w:ilvl w:val="7"/>
        <w:numId w:val="15"/>
      </w:numPr>
      <w:spacing w:before="240"/>
      <w:outlineLvl w:val="7"/>
    </w:pPr>
    <w:rPr>
      <w:rFonts w:eastAsia="Times New Roman"/>
      <w:b/>
      <w:color w:val="404040"/>
    </w:rPr>
  </w:style>
  <w:style w:type="paragraph" w:styleId="berschrift9">
    <w:name w:val="heading 9"/>
    <w:basedOn w:val="Standard"/>
    <w:next w:val="Standard"/>
    <w:link w:val="berschrift9Zchn"/>
    <w:uiPriority w:val="5"/>
    <w:semiHidden/>
    <w:unhideWhenUsed/>
    <w:qFormat/>
    <w:rsid w:val="00E71398"/>
    <w:pPr>
      <w:keepNext/>
      <w:keepLines/>
      <w:numPr>
        <w:ilvl w:val="8"/>
        <w:numId w:val="15"/>
      </w:numPr>
      <w:spacing w:before="240"/>
      <w:outlineLvl w:val="8"/>
    </w:pPr>
    <w:rPr>
      <w:rFonts w:eastAsia="Times New Roman"/>
      <w:b/>
      <w:iCs/>
      <w:color w:val="40404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rsid w:val="00E71398"/>
    <w:rPr>
      <w:sz w:val="22"/>
      <w:szCs w:val="22"/>
      <w:lang w:eastAsia="en-US"/>
    </w:rPr>
  </w:style>
  <w:style w:type="character" w:customStyle="1" w:styleId="berschrift1Zchn">
    <w:name w:val="Überschrift 1 Zchn"/>
    <w:basedOn w:val="Absatz-Standardschriftart"/>
    <w:link w:val="berschrift1"/>
    <w:uiPriority w:val="4"/>
    <w:rsid w:val="00667634"/>
    <w:rPr>
      <w:rFonts w:eastAsia="Times New Roman"/>
      <w:b/>
      <w:bCs/>
      <w:sz w:val="32"/>
      <w:szCs w:val="32"/>
      <w:lang w:eastAsia="en-US"/>
    </w:rPr>
  </w:style>
  <w:style w:type="character" w:customStyle="1" w:styleId="berschrift2Zchn">
    <w:name w:val="Überschrift 2 Zchn"/>
    <w:basedOn w:val="Absatz-Standardschriftart"/>
    <w:link w:val="berschrift2"/>
    <w:uiPriority w:val="4"/>
    <w:rsid w:val="00D92963"/>
    <w:rPr>
      <w:rFonts w:eastAsia="Times New Roman"/>
      <w:b/>
      <w:sz w:val="26"/>
      <w:szCs w:val="28"/>
      <w:lang w:eastAsia="en-US"/>
    </w:rPr>
  </w:style>
  <w:style w:type="character" w:customStyle="1" w:styleId="berschrift3Zchn">
    <w:name w:val="Überschrift 3 Zchn"/>
    <w:basedOn w:val="Absatz-Standardschriftart"/>
    <w:link w:val="berschrift3"/>
    <w:uiPriority w:val="4"/>
    <w:semiHidden/>
    <w:rsid w:val="00D92963"/>
    <w:rPr>
      <w:rFonts w:eastAsia="Times New Roman"/>
      <w:b/>
      <w:bCs/>
      <w:sz w:val="22"/>
      <w:szCs w:val="24"/>
      <w:lang w:eastAsia="en-US"/>
    </w:rPr>
  </w:style>
  <w:style w:type="character" w:customStyle="1" w:styleId="berschrift4Zchn">
    <w:name w:val="Überschrift 4 Zchn"/>
    <w:basedOn w:val="Absatz-Standardschriftart"/>
    <w:link w:val="berschrift4"/>
    <w:uiPriority w:val="5"/>
    <w:rsid w:val="00E71398"/>
    <w:rPr>
      <w:rFonts w:ascii="Arial" w:eastAsia="Times New Roman" w:hAnsi="Arial" w:cs="Times New Roman"/>
      <w:b/>
      <w:iCs/>
    </w:rPr>
  </w:style>
  <w:style w:type="character" w:customStyle="1" w:styleId="berschrift5Zchn">
    <w:name w:val="Überschrift 5 Zchn"/>
    <w:basedOn w:val="Absatz-Standardschriftart"/>
    <w:link w:val="berschrift5"/>
    <w:uiPriority w:val="5"/>
    <w:rsid w:val="00E71398"/>
    <w:rPr>
      <w:rFonts w:ascii="Arial" w:eastAsia="Times New Roman" w:hAnsi="Arial" w:cs="Times New Roman"/>
      <w:b/>
      <w:iCs/>
    </w:rPr>
  </w:style>
  <w:style w:type="paragraph" w:styleId="Titel">
    <w:name w:val="Title"/>
    <w:basedOn w:val="Standard"/>
    <w:next w:val="Standard"/>
    <w:link w:val="TitelZchn"/>
    <w:uiPriority w:val="6"/>
    <w:qFormat/>
    <w:rsid w:val="00B459F9"/>
    <w:pPr>
      <w:spacing w:line="440" w:lineRule="exact"/>
      <w:ind w:left="0"/>
      <w:contextualSpacing/>
    </w:pPr>
    <w:rPr>
      <w:rFonts w:eastAsia="Times New Roman"/>
      <w:b/>
      <w:kern w:val="28"/>
      <w:sz w:val="40"/>
      <w:szCs w:val="40"/>
    </w:rPr>
  </w:style>
  <w:style w:type="character" w:customStyle="1" w:styleId="TitelZchn">
    <w:name w:val="Titel Zchn"/>
    <w:basedOn w:val="Absatz-Standardschriftart"/>
    <w:link w:val="Titel"/>
    <w:uiPriority w:val="6"/>
    <w:rsid w:val="00B459F9"/>
    <w:rPr>
      <w:rFonts w:eastAsia="Times New Roman"/>
      <w:b/>
      <w:kern w:val="28"/>
      <w:sz w:val="40"/>
      <w:szCs w:val="40"/>
      <w:lang w:eastAsia="en-US"/>
    </w:rPr>
  </w:style>
  <w:style w:type="paragraph" w:styleId="Untertitel">
    <w:name w:val="Subtitle"/>
    <w:basedOn w:val="Titel"/>
    <w:next w:val="Standard"/>
    <w:link w:val="UntertitelZchn"/>
    <w:uiPriority w:val="6"/>
    <w:qFormat/>
    <w:rsid w:val="006A60DE"/>
    <w:pPr>
      <w:numPr>
        <w:ilvl w:val="1"/>
      </w:numPr>
      <w:spacing w:line="360" w:lineRule="exact"/>
    </w:pPr>
    <w:rPr>
      <w:rFonts w:cs="Arial"/>
      <w:b w:val="0"/>
      <w:iCs/>
      <w:sz w:val="32"/>
    </w:rPr>
  </w:style>
  <w:style w:type="character" w:customStyle="1" w:styleId="UntertitelZchn">
    <w:name w:val="Untertitel Zchn"/>
    <w:basedOn w:val="Absatz-Standardschriftart"/>
    <w:link w:val="Untertitel"/>
    <w:uiPriority w:val="6"/>
    <w:rsid w:val="006A60DE"/>
    <w:rPr>
      <w:rFonts w:eastAsia="Times New Roman" w:cs="Arial"/>
      <w:iCs/>
      <w:kern w:val="28"/>
      <w:sz w:val="32"/>
      <w:szCs w:val="40"/>
      <w:lang w:eastAsia="en-US"/>
    </w:rPr>
  </w:style>
  <w:style w:type="paragraph" w:customStyle="1" w:styleId="Standard85">
    <w:name w:val="Standard 8.5"/>
    <w:basedOn w:val="Standard"/>
    <w:link w:val="Standard85Zchn"/>
    <w:rsid w:val="00E71398"/>
    <w:rPr>
      <w:sz w:val="17"/>
      <w:szCs w:val="17"/>
    </w:rPr>
  </w:style>
  <w:style w:type="paragraph" w:styleId="Listenabsatz">
    <w:name w:val="List Paragraph"/>
    <w:basedOn w:val="Standard"/>
    <w:uiPriority w:val="34"/>
    <w:unhideWhenUsed/>
    <w:rsid w:val="00E71398"/>
    <w:pPr>
      <w:ind w:left="720"/>
      <w:contextualSpacing/>
    </w:pPr>
  </w:style>
  <w:style w:type="character" w:customStyle="1" w:styleId="Standard85Zchn">
    <w:name w:val="Standard 8.5 Zchn"/>
    <w:basedOn w:val="Absatz-Standardschriftart"/>
    <w:link w:val="Standard85"/>
    <w:rsid w:val="00E71398"/>
    <w:rPr>
      <w:sz w:val="17"/>
      <w:szCs w:val="17"/>
    </w:rPr>
  </w:style>
  <w:style w:type="paragraph" w:styleId="Aufzhlungszeichen">
    <w:name w:val="List Bullet"/>
    <w:basedOn w:val="Standard"/>
    <w:uiPriority w:val="2"/>
    <w:rsid w:val="00E71398"/>
    <w:pPr>
      <w:numPr>
        <w:numId w:val="3"/>
      </w:numPr>
      <w:contextualSpacing/>
    </w:pPr>
  </w:style>
  <w:style w:type="paragraph" w:styleId="Listennummer">
    <w:name w:val="List Number"/>
    <w:basedOn w:val="Standard"/>
    <w:uiPriority w:val="3"/>
    <w:rsid w:val="00E71398"/>
    <w:pPr>
      <w:numPr>
        <w:numId w:val="4"/>
      </w:numPr>
      <w:contextualSpacing/>
    </w:pPr>
  </w:style>
  <w:style w:type="character" w:styleId="Hyperlink">
    <w:name w:val="Hyperlink"/>
    <w:basedOn w:val="Absatz-Standardschriftart"/>
    <w:uiPriority w:val="99"/>
    <w:unhideWhenUsed/>
    <w:rsid w:val="00881B3E"/>
    <w:rPr>
      <w:color w:val="0000BF"/>
      <w:u w:val="single"/>
    </w:rPr>
  </w:style>
  <w:style w:type="character" w:styleId="BesuchterLink">
    <w:name w:val="FollowedHyperlink"/>
    <w:basedOn w:val="Absatz-Standardschriftart"/>
    <w:uiPriority w:val="99"/>
    <w:semiHidden/>
    <w:unhideWhenUsed/>
    <w:rsid w:val="00881B3E"/>
    <w:rPr>
      <w:color w:val="800080"/>
      <w:u w:val="single"/>
    </w:rPr>
  </w:style>
  <w:style w:type="character" w:customStyle="1" w:styleId="berschrift6Zchn">
    <w:name w:val="Überschrift 6 Zchn"/>
    <w:basedOn w:val="Absatz-Standardschriftart"/>
    <w:link w:val="berschrift6"/>
    <w:uiPriority w:val="5"/>
    <w:rsid w:val="00E71398"/>
    <w:rPr>
      <w:rFonts w:ascii="Arial" w:eastAsia="Times New Roman" w:hAnsi="Arial" w:cs="Times New Roman"/>
      <w:b/>
      <w:iCs/>
      <w:color w:val="00005F"/>
    </w:rPr>
  </w:style>
  <w:style w:type="character" w:customStyle="1" w:styleId="berschrift7Zchn">
    <w:name w:val="Überschrift 7 Zchn"/>
    <w:basedOn w:val="Absatz-Standardschriftart"/>
    <w:link w:val="berschrift7"/>
    <w:uiPriority w:val="5"/>
    <w:rsid w:val="00E71398"/>
    <w:rPr>
      <w:rFonts w:ascii="Arial" w:eastAsia="Times New Roman" w:hAnsi="Arial" w:cs="Times New Roman"/>
      <w:b/>
      <w:iCs/>
      <w:color w:val="404040"/>
    </w:rPr>
  </w:style>
  <w:style w:type="character" w:customStyle="1" w:styleId="berschrift8Zchn">
    <w:name w:val="Überschrift 8 Zchn"/>
    <w:basedOn w:val="Absatz-Standardschriftart"/>
    <w:link w:val="berschrift8"/>
    <w:uiPriority w:val="5"/>
    <w:rsid w:val="00E71398"/>
    <w:rPr>
      <w:rFonts w:ascii="Arial" w:eastAsia="Times New Roman" w:hAnsi="Arial" w:cs="Times New Roman"/>
      <w:b/>
      <w:color w:val="404040"/>
    </w:rPr>
  </w:style>
  <w:style w:type="character" w:customStyle="1" w:styleId="berschrift9Zchn">
    <w:name w:val="Überschrift 9 Zchn"/>
    <w:basedOn w:val="Absatz-Standardschriftart"/>
    <w:link w:val="berschrift9"/>
    <w:uiPriority w:val="5"/>
    <w:rsid w:val="00E71398"/>
    <w:rPr>
      <w:rFonts w:ascii="Arial" w:eastAsia="Times New Roman" w:hAnsi="Arial" w:cs="Times New Roman"/>
      <w:b/>
      <w:iCs/>
      <w:color w:val="404040"/>
    </w:rPr>
  </w:style>
  <w:style w:type="paragraph" w:styleId="Sprechblasentext">
    <w:name w:val="Balloon Text"/>
    <w:basedOn w:val="Standard"/>
    <w:link w:val="SprechblasentextZchn"/>
    <w:uiPriority w:val="99"/>
    <w:semiHidden/>
    <w:unhideWhenUsed/>
    <w:rsid w:val="00E71398"/>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71398"/>
    <w:rPr>
      <w:rFonts w:ascii="Tahoma" w:hAnsi="Tahoma" w:cs="Tahoma"/>
      <w:sz w:val="16"/>
      <w:szCs w:val="16"/>
    </w:rPr>
  </w:style>
  <w:style w:type="character" w:styleId="Platzhaltertext">
    <w:name w:val="Placeholder Text"/>
    <w:basedOn w:val="Absatz-Standardschriftart"/>
    <w:uiPriority w:val="99"/>
    <w:semiHidden/>
    <w:rsid w:val="00502E2B"/>
    <w:rPr>
      <w:color w:val="808080"/>
    </w:rPr>
  </w:style>
  <w:style w:type="paragraph" w:customStyle="1" w:styleId="TITEL0">
    <w:name w:val="TITEL"/>
    <w:basedOn w:val="Standard"/>
    <w:link w:val="TITELZchn0"/>
    <w:rsid w:val="00144D43"/>
    <w:pPr>
      <w:spacing w:line="360" w:lineRule="exact"/>
      <w:ind w:left="0"/>
    </w:pPr>
    <w:rPr>
      <w:sz w:val="32"/>
    </w:rPr>
  </w:style>
  <w:style w:type="paragraph" w:customStyle="1" w:styleId="INHALTFETT">
    <w:name w:val="INHALT FETT"/>
    <w:basedOn w:val="Standard"/>
    <w:link w:val="INHALTFETTZchn"/>
    <w:rsid w:val="00B60AB0"/>
    <w:rPr>
      <w:b/>
    </w:rPr>
  </w:style>
  <w:style w:type="character" w:customStyle="1" w:styleId="TITELZchn0">
    <w:name w:val="TITEL Zchn"/>
    <w:basedOn w:val="Absatz-Standardschriftart"/>
    <w:link w:val="TITEL0"/>
    <w:rsid w:val="00144D43"/>
    <w:rPr>
      <w:sz w:val="32"/>
      <w:szCs w:val="22"/>
      <w:lang w:eastAsia="en-US"/>
    </w:rPr>
  </w:style>
  <w:style w:type="paragraph" w:customStyle="1" w:styleId="FLIESSTEXT">
    <w:name w:val="FLIESSTEXT"/>
    <w:basedOn w:val="Standard"/>
    <w:link w:val="FLIESSTEXTZchn"/>
    <w:rsid w:val="00B60AB0"/>
  </w:style>
  <w:style w:type="character" w:customStyle="1" w:styleId="INHALTFETTZchn">
    <w:name w:val="INHALT FETT Zchn"/>
    <w:basedOn w:val="Absatz-Standardschriftart"/>
    <w:link w:val="INHALTFETT"/>
    <w:rsid w:val="00B60AB0"/>
    <w:rPr>
      <w:b/>
      <w:sz w:val="22"/>
      <w:szCs w:val="22"/>
      <w:lang w:eastAsia="en-US"/>
    </w:rPr>
  </w:style>
  <w:style w:type="paragraph" w:customStyle="1" w:styleId="ZWISCHENTITEL">
    <w:name w:val="ZWISCHENTITEL"/>
    <w:basedOn w:val="Standard"/>
    <w:link w:val="ZWISCHENTITELZchn"/>
    <w:rsid w:val="00666CEA"/>
    <w:pPr>
      <w:numPr>
        <w:numId w:val="6"/>
      </w:numPr>
    </w:pPr>
    <w:rPr>
      <w:b/>
    </w:rPr>
  </w:style>
  <w:style w:type="character" w:customStyle="1" w:styleId="FLIESSTEXTZchn">
    <w:name w:val="FLIESSTEXT Zchn"/>
    <w:basedOn w:val="Absatz-Standardschriftart"/>
    <w:link w:val="FLIESSTEXT"/>
    <w:rsid w:val="00B60AB0"/>
    <w:rPr>
      <w:sz w:val="22"/>
      <w:szCs w:val="22"/>
      <w:lang w:eastAsia="en-US"/>
    </w:rPr>
  </w:style>
  <w:style w:type="paragraph" w:customStyle="1" w:styleId="TITELFETT">
    <w:name w:val="TITEL FETT"/>
    <w:basedOn w:val="Standard"/>
    <w:link w:val="TITELFETTZchn"/>
    <w:rsid w:val="00C326ED"/>
    <w:pPr>
      <w:numPr>
        <w:numId w:val="5"/>
      </w:numPr>
      <w:spacing w:after="360" w:line="360" w:lineRule="exact"/>
      <w:ind w:left="357" w:hanging="357"/>
    </w:pPr>
    <w:rPr>
      <w:b/>
      <w:sz w:val="32"/>
    </w:rPr>
  </w:style>
  <w:style w:type="character" w:customStyle="1" w:styleId="ZWISCHENTITELZchn">
    <w:name w:val="ZWISCHENTITEL Zchn"/>
    <w:basedOn w:val="Absatz-Standardschriftart"/>
    <w:link w:val="ZWISCHENTITEL"/>
    <w:rsid w:val="00666CEA"/>
    <w:rPr>
      <w:b/>
      <w:sz w:val="22"/>
      <w:szCs w:val="22"/>
      <w:lang w:eastAsia="en-US"/>
    </w:rPr>
  </w:style>
  <w:style w:type="paragraph" w:customStyle="1" w:styleId="IMPRESUMBOLD">
    <w:name w:val="IMPRESUM BOLD"/>
    <w:basedOn w:val="TITEL0"/>
    <w:link w:val="IMPRESUMBOLDZchn"/>
    <w:qFormat/>
    <w:rsid w:val="004E4B84"/>
    <w:pPr>
      <w:spacing w:line="260" w:lineRule="exact"/>
    </w:pPr>
    <w:rPr>
      <w:b/>
      <w:sz w:val="22"/>
    </w:rPr>
  </w:style>
  <w:style w:type="character" w:customStyle="1" w:styleId="TITELFETTZchn">
    <w:name w:val="TITEL FETT Zchn"/>
    <w:basedOn w:val="Absatz-Standardschriftart"/>
    <w:link w:val="TITELFETT"/>
    <w:rsid w:val="00C326ED"/>
    <w:rPr>
      <w:b/>
      <w:sz w:val="32"/>
      <w:szCs w:val="22"/>
      <w:lang w:eastAsia="en-US"/>
    </w:rPr>
  </w:style>
  <w:style w:type="paragraph" w:customStyle="1" w:styleId="IMPRESUM">
    <w:name w:val="IMPRESUM"/>
    <w:basedOn w:val="IMPRESUMBOLD"/>
    <w:link w:val="IMPRESUMZchn"/>
    <w:qFormat/>
    <w:rsid w:val="004E4B84"/>
    <w:rPr>
      <w:b w:val="0"/>
    </w:rPr>
  </w:style>
  <w:style w:type="character" w:customStyle="1" w:styleId="IMPRESUMBOLDZchn">
    <w:name w:val="IMPRESUM BOLD Zchn"/>
    <w:basedOn w:val="TITELZchn0"/>
    <w:link w:val="IMPRESUMBOLD"/>
    <w:rsid w:val="004E4B84"/>
    <w:rPr>
      <w:b/>
      <w:sz w:val="22"/>
      <w:szCs w:val="22"/>
      <w:lang w:eastAsia="en-US"/>
    </w:rPr>
  </w:style>
  <w:style w:type="paragraph" w:styleId="Kopfzeile">
    <w:name w:val="header"/>
    <w:basedOn w:val="Standard"/>
    <w:link w:val="KopfzeileZchn"/>
    <w:uiPriority w:val="99"/>
    <w:unhideWhenUsed/>
    <w:rsid w:val="000A2BF9"/>
    <w:pPr>
      <w:tabs>
        <w:tab w:val="center" w:pos="4536"/>
        <w:tab w:val="right" w:pos="9072"/>
      </w:tabs>
    </w:pPr>
  </w:style>
  <w:style w:type="character" w:customStyle="1" w:styleId="IMPRESUMZchn">
    <w:name w:val="IMPRESUM Zchn"/>
    <w:basedOn w:val="IMPRESUMBOLDZchn"/>
    <w:link w:val="IMPRESUM"/>
    <w:rsid w:val="004E4B84"/>
    <w:rPr>
      <w:b/>
      <w:sz w:val="22"/>
      <w:szCs w:val="22"/>
      <w:lang w:eastAsia="en-US"/>
    </w:rPr>
  </w:style>
  <w:style w:type="character" w:customStyle="1" w:styleId="KopfzeileZchn">
    <w:name w:val="Kopfzeile Zchn"/>
    <w:basedOn w:val="Absatz-Standardschriftart"/>
    <w:link w:val="Kopfzeile"/>
    <w:uiPriority w:val="99"/>
    <w:rsid w:val="000A2BF9"/>
    <w:rPr>
      <w:sz w:val="22"/>
      <w:szCs w:val="22"/>
      <w:lang w:eastAsia="en-US"/>
    </w:rPr>
  </w:style>
  <w:style w:type="paragraph" w:styleId="Fuzeile">
    <w:name w:val="footer"/>
    <w:basedOn w:val="Standard"/>
    <w:link w:val="FuzeileZchn"/>
    <w:uiPriority w:val="99"/>
    <w:unhideWhenUsed/>
    <w:rsid w:val="000A2BF9"/>
    <w:pPr>
      <w:tabs>
        <w:tab w:val="center" w:pos="4536"/>
        <w:tab w:val="right" w:pos="9072"/>
      </w:tabs>
    </w:pPr>
  </w:style>
  <w:style w:type="character" w:customStyle="1" w:styleId="FuzeileZchn">
    <w:name w:val="Fußzeile Zchn"/>
    <w:basedOn w:val="Absatz-Standardschriftart"/>
    <w:link w:val="Fuzeile"/>
    <w:uiPriority w:val="99"/>
    <w:rsid w:val="000A2BF9"/>
    <w:rPr>
      <w:sz w:val="22"/>
      <w:szCs w:val="22"/>
      <w:lang w:eastAsia="en-US"/>
    </w:rPr>
  </w:style>
  <w:style w:type="paragraph" w:customStyle="1" w:styleId="TITELDERPUBLIKATION">
    <w:name w:val="TITEL DER PUBLIKATION"/>
    <w:basedOn w:val="Kopfzeile"/>
    <w:link w:val="TITELDERPUBLIKATIONZchn"/>
    <w:rsid w:val="00144D43"/>
    <w:pPr>
      <w:spacing w:line="200" w:lineRule="exact"/>
      <w:ind w:left="0"/>
    </w:pPr>
    <w:rPr>
      <w:sz w:val="17"/>
    </w:rPr>
  </w:style>
  <w:style w:type="paragraph" w:customStyle="1" w:styleId="TITELDERPUBLIKATIONBOLD">
    <w:name w:val="TITEL DER PUBLIKATION BOLD"/>
    <w:basedOn w:val="Kopfzeile"/>
    <w:link w:val="TITELDERPUBLIKATIONBOLDZchn"/>
    <w:rsid w:val="000A2BF9"/>
    <w:pPr>
      <w:spacing w:line="200" w:lineRule="exact"/>
    </w:pPr>
    <w:rPr>
      <w:b/>
      <w:sz w:val="17"/>
    </w:rPr>
  </w:style>
  <w:style w:type="character" w:customStyle="1" w:styleId="TITELDERPUBLIKATIONZchn">
    <w:name w:val="TITEL DER PUBLIKATION Zchn"/>
    <w:basedOn w:val="KopfzeileZchn"/>
    <w:link w:val="TITELDERPUBLIKATION"/>
    <w:rsid w:val="00144D43"/>
    <w:rPr>
      <w:sz w:val="17"/>
      <w:szCs w:val="22"/>
      <w:lang w:eastAsia="en-US"/>
    </w:rPr>
  </w:style>
  <w:style w:type="paragraph" w:customStyle="1" w:styleId="UNTERTITEL0">
    <w:name w:val="UNTERTITEL"/>
    <w:basedOn w:val="TITEL0"/>
    <w:link w:val="UNTERTITELZchn0"/>
    <w:rsid w:val="00C135F3"/>
  </w:style>
  <w:style w:type="character" w:customStyle="1" w:styleId="TITELDERPUBLIKATIONBOLDZchn">
    <w:name w:val="TITEL DER PUBLIKATION BOLD Zchn"/>
    <w:basedOn w:val="KopfzeileZchn"/>
    <w:link w:val="TITELDERPUBLIKATIONBOLD"/>
    <w:rsid w:val="000A2BF9"/>
    <w:rPr>
      <w:b/>
      <w:sz w:val="17"/>
      <w:szCs w:val="22"/>
      <w:lang w:eastAsia="en-US"/>
    </w:rPr>
  </w:style>
  <w:style w:type="paragraph" w:customStyle="1" w:styleId="VERFASSER">
    <w:name w:val="VERFASSER"/>
    <w:basedOn w:val="UNTERTITEL0"/>
    <w:link w:val="VERFASSERZchn"/>
    <w:qFormat/>
    <w:rsid w:val="00C135F3"/>
    <w:pPr>
      <w:spacing w:line="260" w:lineRule="exact"/>
    </w:pPr>
    <w:rPr>
      <w:b/>
      <w:sz w:val="22"/>
    </w:rPr>
  </w:style>
  <w:style w:type="character" w:customStyle="1" w:styleId="UNTERTITELZchn0">
    <w:name w:val="UNTERTITEL Zchn"/>
    <w:basedOn w:val="TITELZchn0"/>
    <w:link w:val="UNTERTITEL0"/>
    <w:rsid w:val="00C135F3"/>
    <w:rPr>
      <w:sz w:val="32"/>
      <w:szCs w:val="22"/>
      <w:lang w:eastAsia="en-US"/>
    </w:rPr>
  </w:style>
  <w:style w:type="paragraph" w:customStyle="1" w:styleId="VERFASSERN">
    <w:name w:val="VERFASSER N"/>
    <w:basedOn w:val="VERFASSER"/>
    <w:link w:val="VERFASSERNZchn"/>
    <w:qFormat/>
    <w:rsid w:val="00C135F3"/>
    <w:rPr>
      <w:b w:val="0"/>
    </w:rPr>
  </w:style>
  <w:style w:type="character" w:customStyle="1" w:styleId="VERFASSERZchn">
    <w:name w:val="VERFASSER Zchn"/>
    <w:basedOn w:val="UNTERTITELZchn0"/>
    <w:link w:val="VERFASSER"/>
    <w:rsid w:val="00C135F3"/>
    <w:rPr>
      <w:b/>
      <w:sz w:val="22"/>
      <w:szCs w:val="22"/>
      <w:lang w:eastAsia="en-US"/>
    </w:rPr>
  </w:style>
  <w:style w:type="paragraph" w:customStyle="1" w:styleId="VERWEIS">
    <w:name w:val="VERWEIS"/>
    <w:basedOn w:val="VERFASSERN"/>
    <w:link w:val="VERWEISZchn"/>
    <w:rsid w:val="00C135F3"/>
    <w:pPr>
      <w:spacing w:line="240" w:lineRule="auto"/>
    </w:pPr>
    <w:rPr>
      <w:sz w:val="17"/>
    </w:rPr>
  </w:style>
  <w:style w:type="character" w:customStyle="1" w:styleId="VERFASSERNZchn">
    <w:name w:val="VERFASSER N Zchn"/>
    <w:basedOn w:val="VERFASSERZchn"/>
    <w:link w:val="VERFASSERN"/>
    <w:rsid w:val="00C135F3"/>
    <w:rPr>
      <w:b/>
      <w:sz w:val="22"/>
      <w:szCs w:val="22"/>
      <w:lang w:eastAsia="en-US"/>
    </w:rPr>
  </w:style>
  <w:style w:type="character" w:customStyle="1" w:styleId="VERWEISZchn">
    <w:name w:val="VERWEIS Zchn"/>
    <w:basedOn w:val="VERFASSERNZchn"/>
    <w:link w:val="VERWEIS"/>
    <w:rsid w:val="00C135F3"/>
    <w:rPr>
      <w:b/>
      <w:sz w:val="17"/>
      <w:szCs w:val="22"/>
      <w:lang w:eastAsia="en-US"/>
    </w:rPr>
  </w:style>
  <w:style w:type="paragraph" w:customStyle="1" w:styleId="Randnotiz">
    <w:name w:val="Randnotiz"/>
    <w:basedOn w:val="Standard"/>
    <w:next w:val="Standard"/>
    <w:qFormat/>
    <w:rsid w:val="005F01D4"/>
    <w:pPr>
      <w:keepNext/>
      <w:framePr w:w="2552" w:hSpace="142" w:wrap="around" w:vAnchor="text" w:hAnchor="text" w:y="1"/>
      <w:ind w:left="0"/>
    </w:pPr>
    <w:rPr>
      <w:rFonts w:eastAsia="Times"/>
      <w:b/>
      <w:szCs w:val="20"/>
      <w:lang w:eastAsia="de-DE"/>
    </w:rPr>
  </w:style>
  <w:style w:type="paragraph" w:styleId="Verzeichnis2">
    <w:name w:val="toc 2"/>
    <w:basedOn w:val="Standard"/>
    <w:next w:val="Standard"/>
    <w:autoRedefine/>
    <w:uiPriority w:val="39"/>
    <w:unhideWhenUsed/>
    <w:rsid w:val="00EA3A89"/>
    <w:pPr>
      <w:tabs>
        <w:tab w:val="left" w:pos="3402"/>
        <w:tab w:val="left" w:pos="3544"/>
        <w:tab w:val="left" w:pos="3686"/>
        <w:tab w:val="right" w:pos="9628"/>
      </w:tabs>
      <w:spacing w:after="100"/>
      <w:ind w:left="3402" w:hanging="141"/>
    </w:pPr>
  </w:style>
  <w:style w:type="paragraph" w:styleId="Verzeichnis1">
    <w:name w:val="toc 1"/>
    <w:basedOn w:val="Standard"/>
    <w:next w:val="Standard"/>
    <w:autoRedefine/>
    <w:uiPriority w:val="39"/>
    <w:unhideWhenUsed/>
    <w:rsid w:val="00E67493"/>
    <w:pPr>
      <w:tabs>
        <w:tab w:val="left" w:pos="3686"/>
        <w:tab w:val="right" w:pos="9628"/>
      </w:tabs>
      <w:spacing w:after="100"/>
    </w:pPr>
  </w:style>
  <w:style w:type="paragraph" w:customStyle="1" w:styleId="Tabelle">
    <w:name w:val="Tabelle"/>
    <w:basedOn w:val="Standard"/>
    <w:qFormat/>
    <w:rsid w:val="00211910"/>
    <w:pPr>
      <w:spacing w:before="40" w:after="40"/>
      <w:ind w:left="0"/>
    </w:pPr>
    <w:rPr>
      <w:rFonts w:asciiTheme="minorHAnsi" w:eastAsiaTheme="minorHAnsi" w:hAnsiTheme="minorHAnsi" w:cstheme="minorBidi"/>
      <w:bCs/>
      <w:sz w:val="18"/>
      <w:lang w:eastAsia="de-CH"/>
    </w:rPr>
  </w:style>
  <w:style w:type="table" w:customStyle="1" w:styleId="HelleListe-Akzent11">
    <w:name w:val="Helle Liste - Akzent 11"/>
    <w:basedOn w:val="NormaleTabelle"/>
    <w:uiPriority w:val="61"/>
    <w:rsid w:val="00211910"/>
    <w:rPr>
      <w:rFonts w:eastAsiaTheme="minorHAnsi" w:cs="Arial"/>
      <w:sz w:val="22"/>
      <w:szCs w:val="22"/>
      <w:lang w:eastAsia="en-US"/>
    </w:rPr>
    <w:tblPr>
      <w:tblStyleRowBandSize w:val="1"/>
      <w:tblStyleColBandSize w:val="1"/>
      <w:tblInd w:w="0" w:type="nil"/>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Inhalt">
    <w:name w:val="Inhalt"/>
    <w:basedOn w:val="Standard"/>
    <w:qFormat/>
    <w:rsid w:val="00667634"/>
    <w:pPr>
      <w:spacing w:before="120" w:after="851" w:line="360" w:lineRule="exact"/>
      <w:ind w:left="0"/>
    </w:pPr>
    <w:rPr>
      <w:b/>
      <w:sz w:val="32"/>
    </w:rPr>
  </w:style>
  <w:style w:type="paragraph" w:customStyle="1" w:styleId="AufzhlungBuchstaben">
    <w:name w:val="Aufzählung Buchstaben"/>
    <w:basedOn w:val="Standard"/>
    <w:qFormat/>
    <w:rsid w:val="0082057A"/>
    <w:pPr>
      <w:numPr>
        <w:numId w:val="22"/>
      </w:numPr>
      <w:spacing w:line="260" w:lineRule="atLeast"/>
      <w:ind w:left="3646" w:hanging="357"/>
    </w:pPr>
    <w:rPr>
      <w:rFonts w:eastAsiaTheme="minorHAnsi" w:cstheme="minorBidi"/>
    </w:rPr>
  </w:style>
  <w:style w:type="paragraph" w:customStyle="1" w:styleId="AufzhlungNummer">
    <w:name w:val="Aufzählung Nummer"/>
    <w:basedOn w:val="Standard"/>
    <w:link w:val="AufzhlungNummerZchn"/>
    <w:qFormat/>
    <w:rsid w:val="0082057A"/>
    <w:pPr>
      <w:numPr>
        <w:numId w:val="23"/>
      </w:numPr>
      <w:spacing w:line="260" w:lineRule="atLeast"/>
      <w:ind w:left="3646" w:hanging="357"/>
    </w:pPr>
    <w:rPr>
      <w:rFonts w:eastAsiaTheme="minorHAnsi" w:cstheme="minorBidi"/>
      <w:szCs w:val="48"/>
    </w:rPr>
  </w:style>
  <w:style w:type="character" w:customStyle="1" w:styleId="AufzhlungNummerZchn">
    <w:name w:val="Aufzählung Nummer Zchn"/>
    <w:basedOn w:val="Absatz-Standardschriftart"/>
    <w:link w:val="AufzhlungNummer"/>
    <w:rsid w:val="0082057A"/>
    <w:rPr>
      <w:rFonts w:eastAsiaTheme="minorHAnsi" w:cstheme="minorBidi"/>
      <w:sz w:val="22"/>
      <w:szCs w:val="48"/>
      <w:lang w:eastAsia="en-US"/>
    </w:rPr>
  </w:style>
  <w:style w:type="paragraph" w:customStyle="1" w:styleId="AufzhlungStrich">
    <w:name w:val="Aufzählung Strich"/>
    <w:basedOn w:val="Standard"/>
    <w:link w:val="AufzhlungStrichZchn"/>
    <w:qFormat/>
    <w:rsid w:val="00137631"/>
    <w:pPr>
      <w:numPr>
        <w:numId w:val="25"/>
      </w:numPr>
      <w:spacing w:line="260" w:lineRule="atLeast"/>
      <w:ind w:left="3646" w:hanging="357"/>
    </w:pPr>
    <w:rPr>
      <w:rFonts w:eastAsiaTheme="minorHAnsi" w:cstheme="minorBidi"/>
    </w:rPr>
  </w:style>
  <w:style w:type="character" w:customStyle="1" w:styleId="AufzhlungStrichZchn">
    <w:name w:val="Aufzählung Strich Zchn"/>
    <w:basedOn w:val="Absatz-Standardschriftart"/>
    <w:link w:val="AufzhlungStrich"/>
    <w:rsid w:val="00137631"/>
    <w:rPr>
      <w:rFonts w:eastAsiaTheme="minorHAnsi" w:cstheme="minorBidi"/>
      <w:sz w:val="22"/>
      <w:szCs w:val="22"/>
      <w:lang w:eastAsia="en-US"/>
    </w:rPr>
  </w:style>
  <w:style w:type="paragraph" w:customStyle="1" w:styleId="AufzhlungStrichEinschub">
    <w:name w:val="Aufzählung Strich Einschub"/>
    <w:basedOn w:val="Standard"/>
    <w:link w:val="AufzhlungStrichEinschubZchn"/>
    <w:qFormat/>
    <w:rsid w:val="0082057A"/>
    <w:pPr>
      <w:numPr>
        <w:numId w:val="26"/>
      </w:numPr>
      <w:spacing w:line="260" w:lineRule="atLeast"/>
      <w:ind w:left="4116" w:hanging="357"/>
    </w:pPr>
    <w:rPr>
      <w:rFonts w:eastAsiaTheme="minorHAnsi" w:cstheme="minorBidi"/>
    </w:rPr>
  </w:style>
  <w:style w:type="character" w:customStyle="1" w:styleId="AufzhlungStrichEinschubZchn">
    <w:name w:val="Aufzählung Strich Einschub Zchn"/>
    <w:basedOn w:val="AufzhlungStrichZchn"/>
    <w:link w:val="AufzhlungStrichEinschub"/>
    <w:rsid w:val="0082057A"/>
    <w:rPr>
      <w:rFonts w:eastAsiaTheme="minorHAnsi" w:cstheme="minorBidi"/>
      <w:sz w:val="22"/>
      <w:szCs w:val="22"/>
      <w:lang w:eastAsia="en-US"/>
    </w:rPr>
  </w:style>
  <w:style w:type="character" w:styleId="IntensiveHervorhebung">
    <w:name w:val="Intense Emphasis"/>
    <w:basedOn w:val="Absatz-Standardschriftart"/>
    <w:uiPriority w:val="21"/>
    <w:rsid w:val="006A5357"/>
    <w:rPr>
      <w:i/>
      <w:iCs/>
      <w:color w:val="4F81BD" w:themeColor="accent1"/>
    </w:rPr>
  </w:style>
  <w:style w:type="table" w:customStyle="1" w:styleId="HelleListe-Akzent111">
    <w:name w:val="Helle Liste - Akzent 111"/>
    <w:basedOn w:val="NormaleTabelle"/>
    <w:uiPriority w:val="61"/>
    <w:rsid w:val="006A5357"/>
    <w:rPr>
      <w:rFonts w:eastAsiaTheme="minorHAnsi" w:cs="Arial"/>
      <w:sz w:val="22"/>
      <w:szCs w:val="22"/>
      <w:lang w:eastAsia="en-US"/>
    </w:rPr>
    <w:tblPr>
      <w:tblStyleRowBandSize w:val="1"/>
      <w:tblStyleColBandSize w:val="1"/>
      <w:tblInd w:w="0" w:type="nil"/>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HelleListe-Akzent112">
    <w:name w:val="Helle Liste - Akzent 112"/>
    <w:basedOn w:val="NormaleTabelle"/>
    <w:uiPriority w:val="61"/>
    <w:rsid w:val="00E456EC"/>
    <w:rPr>
      <w:rFonts w:eastAsiaTheme="minorHAnsi" w:cs="Arial"/>
      <w:sz w:val="22"/>
      <w:szCs w:val="22"/>
      <w:lang w:eastAsia="en-US"/>
    </w:rPr>
    <w:tblPr>
      <w:tblStyleRowBandSize w:val="1"/>
      <w:tblStyleColBandSize w:val="1"/>
      <w:tblInd w:w="0" w:type="nil"/>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Kommentarzeichen">
    <w:name w:val="annotation reference"/>
    <w:basedOn w:val="Absatz-Standardschriftart"/>
    <w:uiPriority w:val="99"/>
    <w:semiHidden/>
    <w:unhideWhenUsed/>
    <w:rsid w:val="00440167"/>
    <w:rPr>
      <w:sz w:val="16"/>
      <w:szCs w:val="16"/>
    </w:rPr>
  </w:style>
  <w:style w:type="paragraph" w:styleId="Kommentartext">
    <w:name w:val="annotation text"/>
    <w:basedOn w:val="Standard"/>
    <w:link w:val="KommentartextZchn"/>
    <w:uiPriority w:val="99"/>
    <w:semiHidden/>
    <w:unhideWhenUsed/>
    <w:rsid w:val="00440167"/>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440167"/>
    <w:rPr>
      <w:lang w:eastAsia="en-US"/>
    </w:rPr>
  </w:style>
  <w:style w:type="paragraph" w:styleId="Kommentarthema">
    <w:name w:val="annotation subject"/>
    <w:basedOn w:val="Kommentartext"/>
    <w:next w:val="Kommentartext"/>
    <w:link w:val="KommentarthemaZchn"/>
    <w:uiPriority w:val="99"/>
    <w:semiHidden/>
    <w:unhideWhenUsed/>
    <w:rsid w:val="00440167"/>
    <w:rPr>
      <w:b/>
      <w:bCs/>
    </w:rPr>
  </w:style>
  <w:style w:type="character" w:customStyle="1" w:styleId="KommentarthemaZchn">
    <w:name w:val="Kommentarthema Zchn"/>
    <w:basedOn w:val="KommentartextZchn"/>
    <w:link w:val="Kommentarthema"/>
    <w:uiPriority w:val="99"/>
    <w:semiHidden/>
    <w:rsid w:val="00440167"/>
    <w:rPr>
      <w:b/>
      <w:bCs/>
      <w:lang w:eastAsia="en-US"/>
    </w:rPr>
  </w:style>
  <w:style w:type="paragraph" w:styleId="berarbeitung">
    <w:name w:val="Revision"/>
    <w:hidden/>
    <w:uiPriority w:val="99"/>
    <w:semiHidden/>
    <w:rsid w:val="002D6957"/>
    <w:rPr>
      <w:sz w:val="22"/>
      <w:szCs w:val="22"/>
      <w:lang w:eastAsia="en-US"/>
    </w:rPr>
  </w:style>
  <w:style w:type="paragraph" w:styleId="StandardWeb">
    <w:name w:val="Normal (Web)"/>
    <w:basedOn w:val="Standard"/>
    <w:uiPriority w:val="99"/>
    <w:semiHidden/>
    <w:unhideWhenUsed/>
    <w:rsid w:val="00D511F1"/>
    <w:pPr>
      <w:spacing w:before="100" w:beforeAutospacing="1" w:after="100" w:afterAutospacing="1" w:line="240" w:lineRule="auto"/>
      <w:ind w:left="0"/>
    </w:pPr>
    <w:rPr>
      <w:rFonts w:ascii="Times New Roman" w:eastAsiaTheme="minorEastAsia" w:hAnsi="Times New Roman"/>
      <w:sz w:val="24"/>
      <w:szCs w:val="24"/>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6285799">
      <w:bodyDiv w:val="1"/>
      <w:marLeft w:val="0"/>
      <w:marRight w:val="0"/>
      <w:marTop w:val="0"/>
      <w:marBottom w:val="0"/>
      <w:divBdr>
        <w:top w:val="none" w:sz="0" w:space="0" w:color="auto"/>
        <w:left w:val="none" w:sz="0" w:space="0" w:color="auto"/>
        <w:bottom w:val="none" w:sz="0" w:space="0" w:color="auto"/>
        <w:right w:val="none" w:sz="0" w:space="0" w:color="auto"/>
      </w:divBdr>
    </w:div>
    <w:div w:id="365637831">
      <w:bodyDiv w:val="1"/>
      <w:marLeft w:val="0"/>
      <w:marRight w:val="0"/>
      <w:marTop w:val="0"/>
      <w:marBottom w:val="0"/>
      <w:divBdr>
        <w:top w:val="none" w:sz="0" w:space="0" w:color="auto"/>
        <w:left w:val="none" w:sz="0" w:space="0" w:color="auto"/>
        <w:bottom w:val="none" w:sz="0" w:space="0" w:color="auto"/>
        <w:right w:val="none" w:sz="0" w:space="0" w:color="auto"/>
      </w:divBdr>
    </w:div>
    <w:div w:id="376856209">
      <w:bodyDiv w:val="1"/>
      <w:marLeft w:val="0"/>
      <w:marRight w:val="0"/>
      <w:marTop w:val="0"/>
      <w:marBottom w:val="0"/>
      <w:divBdr>
        <w:top w:val="none" w:sz="0" w:space="0" w:color="auto"/>
        <w:left w:val="none" w:sz="0" w:space="0" w:color="auto"/>
        <w:bottom w:val="none" w:sz="0" w:space="0" w:color="auto"/>
        <w:right w:val="none" w:sz="0" w:space="0" w:color="auto"/>
      </w:divBdr>
    </w:div>
    <w:div w:id="568031314">
      <w:bodyDiv w:val="1"/>
      <w:marLeft w:val="0"/>
      <w:marRight w:val="0"/>
      <w:marTop w:val="0"/>
      <w:marBottom w:val="0"/>
      <w:divBdr>
        <w:top w:val="none" w:sz="0" w:space="0" w:color="auto"/>
        <w:left w:val="none" w:sz="0" w:space="0" w:color="auto"/>
        <w:bottom w:val="none" w:sz="0" w:space="0" w:color="auto"/>
        <w:right w:val="none" w:sz="0" w:space="0" w:color="auto"/>
      </w:divBdr>
    </w:div>
    <w:div w:id="599870306">
      <w:bodyDiv w:val="1"/>
      <w:marLeft w:val="0"/>
      <w:marRight w:val="0"/>
      <w:marTop w:val="0"/>
      <w:marBottom w:val="0"/>
      <w:divBdr>
        <w:top w:val="none" w:sz="0" w:space="0" w:color="auto"/>
        <w:left w:val="none" w:sz="0" w:space="0" w:color="auto"/>
        <w:bottom w:val="none" w:sz="0" w:space="0" w:color="auto"/>
        <w:right w:val="none" w:sz="0" w:space="0" w:color="auto"/>
      </w:divBdr>
    </w:div>
    <w:div w:id="752357019">
      <w:bodyDiv w:val="1"/>
      <w:marLeft w:val="0"/>
      <w:marRight w:val="0"/>
      <w:marTop w:val="0"/>
      <w:marBottom w:val="0"/>
      <w:divBdr>
        <w:top w:val="none" w:sz="0" w:space="0" w:color="auto"/>
        <w:left w:val="none" w:sz="0" w:space="0" w:color="auto"/>
        <w:bottom w:val="none" w:sz="0" w:space="0" w:color="auto"/>
        <w:right w:val="none" w:sz="0" w:space="0" w:color="auto"/>
      </w:divBdr>
    </w:div>
    <w:div w:id="894704497">
      <w:bodyDiv w:val="1"/>
      <w:marLeft w:val="0"/>
      <w:marRight w:val="0"/>
      <w:marTop w:val="0"/>
      <w:marBottom w:val="0"/>
      <w:divBdr>
        <w:top w:val="none" w:sz="0" w:space="0" w:color="auto"/>
        <w:left w:val="none" w:sz="0" w:space="0" w:color="auto"/>
        <w:bottom w:val="none" w:sz="0" w:space="0" w:color="auto"/>
        <w:right w:val="none" w:sz="0" w:space="0" w:color="auto"/>
      </w:divBdr>
    </w:div>
    <w:div w:id="1277250017">
      <w:bodyDiv w:val="1"/>
      <w:marLeft w:val="0"/>
      <w:marRight w:val="0"/>
      <w:marTop w:val="0"/>
      <w:marBottom w:val="0"/>
      <w:divBdr>
        <w:top w:val="none" w:sz="0" w:space="0" w:color="auto"/>
        <w:left w:val="none" w:sz="0" w:space="0" w:color="auto"/>
        <w:bottom w:val="none" w:sz="0" w:space="0" w:color="auto"/>
        <w:right w:val="none" w:sz="0" w:space="0" w:color="auto"/>
      </w:divBdr>
    </w:div>
    <w:div w:id="1609853950">
      <w:bodyDiv w:val="1"/>
      <w:marLeft w:val="0"/>
      <w:marRight w:val="0"/>
      <w:marTop w:val="0"/>
      <w:marBottom w:val="0"/>
      <w:divBdr>
        <w:top w:val="none" w:sz="0" w:space="0" w:color="auto"/>
        <w:left w:val="none" w:sz="0" w:space="0" w:color="auto"/>
        <w:bottom w:val="none" w:sz="0" w:space="0" w:color="auto"/>
        <w:right w:val="none" w:sz="0" w:space="0" w:color="auto"/>
      </w:divBdr>
    </w:div>
    <w:div w:id="1697150214">
      <w:bodyDiv w:val="1"/>
      <w:marLeft w:val="0"/>
      <w:marRight w:val="0"/>
      <w:marTop w:val="0"/>
      <w:marBottom w:val="0"/>
      <w:divBdr>
        <w:top w:val="none" w:sz="0" w:space="0" w:color="auto"/>
        <w:left w:val="none" w:sz="0" w:space="0" w:color="auto"/>
        <w:bottom w:val="none" w:sz="0" w:space="0" w:color="auto"/>
        <w:right w:val="none" w:sz="0" w:space="0" w:color="auto"/>
      </w:divBdr>
    </w:div>
    <w:div w:id="1719275711">
      <w:bodyDiv w:val="1"/>
      <w:marLeft w:val="0"/>
      <w:marRight w:val="0"/>
      <w:marTop w:val="0"/>
      <w:marBottom w:val="0"/>
      <w:divBdr>
        <w:top w:val="none" w:sz="0" w:space="0" w:color="auto"/>
        <w:left w:val="none" w:sz="0" w:space="0" w:color="auto"/>
        <w:bottom w:val="none" w:sz="0" w:space="0" w:color="auto"/>
        <w:right w:val="none" w:sz="0" w:space="0" w:color="auto"/>
      </w:divBdr>
    </w:div>
    <w:div w:id="1888566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microsoft.com/office/2011/relationships/commentsExtended" Target="commentsExtended.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61"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webSettings" Target="webSettings.xml"/><Relationship Id="rId51" Type="http://schemas.openxmlformats.org/officeDocument/2006/relationships/image" Target="media/image35.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comments" Target="comments.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2a3d8e94-d2e0-45d6-8e6e-8ce07d42deb4">
      <Value>1</Value>
    </TaxCatchAll>
    <ka528af28a094f5abf754d5f0fa26795 xmlns="2a3d8e94-d2e0-45d6-8e6e-8ce07d42deb4">
      <Terms xmlns="http://schemas.microsoft.com/office/infopath/2007/PartnerControls">
        <TermInfo xmlns="http://schemas.microsoft.com/office/infopath/2007/PartnerControls">
          <TermName xmlns="http://schemas.microsoft.com/office/infopath/2007/PartnerControls">KOMM</TermName>
          <TermId xmlns="http://schemas.microsoft.com/office/infopath/2007/PartnerControls">2f5871a7-4b16-4649-a457-320812502c53</TermId>
        </TermInfo>
      </Terms>
    </ka528af28a094f5abf754d5f0fa26795>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8298B3739D694842A00EFA2832BAAF74" ma:contentTypeVersion="3" ma:contentTypeDescription="Ein neues Dokument erstellen." ma:contentTypeScope="" ma:versionID="fd88b1875fc95ba91e1d5b69a1f913a8">
  <xsd:schema xmlns:xsd="http://www.w3.org/2001/XMLSchema" xmlns:xs="http://www.w3.org/2001/XMLSchema" xmlns:p="http://schemas.microsoft.com/office/2006/metadata/properties" xmlns:ns2="2a3d8e94-d2e0-45d6-8e6e-8ce07d42deb4" targetNamespace="http://schemas.microsoft.com/office/2006/metadata/properties" ma:root="true" ma:fieldsID="e9f5219744a3ac487cf9408a824d738d" ns2:_="">
    <xsd:import namespace="2a3d8e94-d2e0-45d6-8e6e-8ce07d42deb4"/>
    <xsd:element name="properties">
      <xsd:complexType>
        <xsd:sequence>
          <xsd:element name="documentManagement">
            <xsd:complexType>
              <xsd:all>
                <xsd:element ref="ns2:ka528af28a094f5abf754d5f0fa26795"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3d8e94-d2e0-45d6-8e6e-8ce07d42deb4" elementFormDefault="qualified">
    <xsd:import namespace="http://schemas.microsoft.com/office/2006/documentManagement/types"/>
    <xsd:import namespace="http://schemas.microsoft.com/office/infopath/2007/PartnerControls"/>
    <xsd:element name="ka528af28a094f5abf754d5f0fa26795" ma:index="9" nillable="true" ma:taxonomy="true" ma:internalName="ka528af28a094f5abf754d5f0fa26795" ma:taxonomyFieldName="IntraZueriMandant" ma:displayName="Mandant" ma:readOnly="true" ma:default="1;#KOMM|2f5871a7-4b16-4649-a457-320812502c53" ma:fieldId="{4a528af2-8a09-4f5a-bf75-4d5f0fa26795}" ma:taxonomyMulti="true" ma:sspId="1a1f29b2-9793-42d5-b39f-660703eec015" ma:termSetId="fa747344-2f7c-4290-8bde-b56e39e9ea0b" ma:anchorId="00000000-0000-0000-0000-000000000000" ma:open="true" ma:isKeyword="false">
      <xsd:complexType>
        <xsd:sequence>
          <xsd:element ref="pc:Terms" minOccurs="0" maxOccurs="1"/>
        </xsd:sequence>
      </xsd:complexType>
    </xsd:element>
    <xsd:element name="TaxCatchAll" ma:index="10" nillable="true" ma:displayName="Taxonomiespalte &quot;Alle abfangen&quot;" ma:hidden="true" ma:list="{1ca18693-a54b-4049-b47a-2d6911d660eb}" ma:internalName="TaxCatchAll" ma:showField="CatchAllData" ma:web="2a3d8e94-d2e0-45d6-8e6e-8ce07d42deb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374C58-1066-4B07-A669-88B171532E2B}">
  <ds:schemaRefs>
    <ds:schemaRef ds:uri="http://schemas.microsoft.com/sharepoint/v3/contenttype/forms"/>
  </ds:schemaRefs>
</ds:datastoreItem>
</file>

<file path=customXml/itemProps2.xml><?xml version="1.0" encoding="utf-8"?>
<ds:datastoreItem xmlns:ds="http://schemas.openxmlformats.org/officeDocument/2006/customXml" ds:itemID="{5C6A0F75-5BC6-464F-9482-3B439443CA57}">
  <ds:schemaRefs>
    <ds:schemaRef ds:uri="http://schemas.microsoft.com/office/2006/metadata/properties"/>
    <ds:schemaRef ds:uri="http://schemas.microsoft.com/office/infopath/2007/PartnerControls"/>
    <ds:schemaRef ds:uri="2a3d8e94-d2e0-45d6-8e6e-8ce07d42deb4"/>
  </ds:schemaRefs>
</ds:datastoreItem>
</file>

<file path=customXml/itemProps3.xml><?xml version="1.0" encoding="utf-8"?>
<ds:datastoreItem xmlns:ds="http://schemas.openxmlformats.org/officeDocument/2006/customXml" ds:itemID="{A3761EE3-2D67-4623-A4C2-7FA0C2FA4F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a3d8e94-d2e0-45d6-8e6e-8ce07d42de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603A0A2-181A-4288-BD18-078BBA8E03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57</Pages>
  <Words>8964</Words>
  <Characters>56475</Characters>
  <Application>Microsoft Office Word</Application>
  <DocSecurity>0</DocSecurity>
  <Lines>470</Lines>
  <Paragraphs>130</Paragraphs>
  <ScaleCrop>false</ScaleCrop>
  <HeadingPairs>
    <vt:vector size="2" baseType="variant">
      <vt:variant>
        <vt:lpstr>Titel</vt:lpstr>
      </vt:variant>
      <vt:variant>
        <vt:i4>1</vt:i4>
      </vt:variant>
    </vt:vector>
  </HeadingPairs>
  <TitlesOfParts>
    <vt:vector size="1" baseType="lpstr">
      <vt:lpstr/>
    </vt:vector>
  </TitlesOfParts>
  <Company>Stadt Zürich</Company>
  <LinksUpToDate>false</LinksUpToDate>
  <CharactersWithSpaces>65309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Thanujan Thanabalasundram</dc:creator>
  <cp:lastModifiedBy>Daniel Baumgartner (sszbad)</cp:lastModifiedBy>
  <cp:revision>330</cp:revision>
  <cp:lastPrinted>2018-04-10T10:07:00Z</cp:lastPrinted>
  <dcterms:created xsi:type="dcterms:W3CDTF">2019-10-17T06:22:00Z</dcterms:created>
  <dcterms:modified xsi:type="dcterms:W3CDTF">2022-04-06T11:55:00Z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0x0101008298B3739D694842A00EFA2832BAAF74</vt:lpwstr>
  </property>
  <property fmtid="{D5CDD505-2E9C-101B-9397-08002B2CF9AE}" pid="3" name="IntraZueriMandant">
    <vt:lpwstr>1;#KOMM|2f5871a7-4b16-4649-a457-320812502c53</vt:lpwstr>
  </property>
</Properties>
</file>